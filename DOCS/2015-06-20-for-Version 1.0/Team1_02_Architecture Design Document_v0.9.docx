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E491C" w:rsidRPr="00A23285" w:rsidRDefault="006E491C">
      <w:pPr>
        <w:jc w:val="center"/>
        <w:rPr>
          <w:sz w:val="96"/>
          <w:szCs w:val="96"/>
        </w:rPr>
      </w:pPr>
    </w:p>
    <w:p w:rsidR="00F42B8D" w:rsidRPr="00A23285" w:rsidRDefault="00892D31">
      <w:pPr>
        <w:jc w:val="center"/>
      </w:pPr>
      <w:r w:rsidRPr="00A23285">
        <w:rPr>
          <w:sz w:val="96"/>
          <w:szCs w:val="96"/>
        </w:rPr>
        <w:t>Architecture Design</w:t>
      </w:r>
    </w:p>
    <w:p w:rsidR="00F42B8D" w:rsidRPr="00A23285" w:rsidRDefault="00892D31">
      <w:pPr>
        <w:numPr>
          <w:ilvl w:val="0"/>
          <w:numId w:val="39"/>
        </w:numPr>
        <w:ind w:hanging="360"/>
        <w:contextualSpacing/>
        <w:jc w:val="center"/>
        <w:rPr>
          <w:sz w:val="56"/>
          <w:szCs w:val="56"/>
        </w:rPr>
      </w:pPr>
      <w:r w:rsidRPr="00A23285">
        <w:rPr>
          <w:sz w:val="56"/>
          <w:szCs w:val="56"/>
        </w:rPr>
        <w:t xml:space="preserve"> </w:t>
      </w:r>
      <w:r w:rsidRPr="00A23285">
        <w:rPr>
          <w:i/>
          <w:sz w:val="56"/>
          <w:szCs w:val="56"/>
        </w:rPr>
        <w:t xml:space="preserve">IoT anyware </w:t>
      </w:r>
      <w:r w:rsidRPr="00A23285">
        <w:rPr>
          <w:sz w:val="56"/>
          <w:szCs w:val="56"/>
        </w:rPr>
        <w:t>-</w:t>
      </w:r>
    </w:p>
    <w:p w:rsidR="00F42B8D" w:rsidRPr="00A23285" w:rsidRDefault="00F42B8D">
      <w:pPr>
        <w:jc w:val="center"/>
      </w:pPr>
    </w:p>
    <w:p w:rsidR="006E491C" w:rsidRPr="00A23285" w:rsidRDefault="006E491C">
      <w:pPr>
        <w:jc w:val="center"/>
      </w:pPr>
    </w:p>
    <w:p w:rsidR="00F42B8D" w:rsidRPr="00A23285" w:rsidRDefault="00892D31">
      <w:pPr>
        <w:jc w:val="center"/>
      </w:pPr>
      <w:r w:rsidRPr="00A23285">
        <w:rPr>
          <w:noProof/>
        </w:rPr>
        <w:drawing>
          <wp:anchor distT="0" distB="0" distL="114300" distR="114300" simplePos="0" relativeHeight="251658240" behindDoc="0" locked="0" layoutInCell="1" allowOverlap="1">
            <wp:simplePos x="2851785" y="4284980"/>
            <wp:positionH relativeFrom="column">
              <wp:posOffset>1957032</wp:posOffset>
            </wp:positionH>
            <wp:positionV relativeFrom="page">
              <wp:align>center</wp:align>
            </wp:positionV>
            <wp:extent cx="2401200" cy="2401200"/>
            <wp:effectExtent l="0" t="0" r="0" b="0"/>
            <wp:wrapNone/>
            <wp:docPr id="4" name="image07.png" descr="https://lh5.googleusercontent.com/d9waw423S9h55LnkeNBrtDPCF3Ws1hTpg2zJW9GYIB_fb86X1xlam67OmKmnzmTksWQTaNhug5vNJwqIbghgs5KdpP95p0I9a6sOI7GCFwHfpuiIuPwtnrFt_GTix17jXJft3ZcC"/>
            <wp:cNvGraphicFramePr/>
            <a:graphic xmlns:a="http://schemas.openxmlformats.org/drawingml/2006/main">
              <a:graphicData uri="http://schemas.openxmlformats.org/drawingml/2006/picture">
                <pic:pic xmlns:pic="http://schemas.openxmlformats.org/drawingml/2006/picture">
                  <pic:nvPicPr>
                    <pic:cNvPr id="0" name="image07.png" descr="https://lh5.googleusercontent.com/d9waw423S9h55LnkeNBrtDPCF3Ws1hTpg2zJW9GYIB_fb86X1xlam67OmKmnzmTksWQTaNhug5vNJwqIbghgs5KdpP95p0I9a6sOI7GCFwHfpuiIuPwtnrFt_GTix17jXJft3ZcC"/>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2401200" cy="2401200"/>
                    </a:xfrm>
                    <a:prstGeom prst="rect">
                      <a:avLst/>
                    </a:prstGeom>
                    <a:ln/>
                  </pic:spPr>
                </pic:pic>
              </a:graphicData>
            </a:graphic>
          </wp:anchor>
        </w:drawing>
      </w: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6E491C" w:rsidRPr="00A23285" w:rsidRDefault="006E491C">
      <w:pPr>
        <w:jc w:val="center"/>
      </w:pPr>
    </w:p>
    <w:p w:rsidR="00F42B8D" w:rsidRPr="00A23285" w:rsidRDefault="00892D31">
      <w:pPr>
        <w:jc w:val="center"/>
      </w:pPr>
      <w:r w:rsidRPr="00A23285">
        <w:rPr>
          <w:sz w:val="48"/>
          <w:szCs w:val="48"/>
        </w:rPr>
        <w:t>Team number 1</w:t>
      </w:r>
    </w:p>
    <w:p w:rsidR="00F42B8D" w:rsidRPr="00A23285" w:rsidRDefault="00892D31">
      <w:pPr>
        <w:jc w:val="center"/>
      </w:pPr>
      <w:r w:rsidRPr="00A23285">
        <w:rPr>
          <w:sz w:val="48"/>
          <w:szCs w:val="48"/>
        </w:rPr>
        <w:t>June 2015</w:t>
      </w:r>
    </w:p>
    <w:p w:rsidR="00F42B8D" w:rsidRPr="00A23285" w:rsidRDefault="00F42B8D"/>
    <w:p w:rsidR="00F42B8D" w:rsidRDefault="00FA1447">
      <w:pPr>
        <w:rPr>
          <w:sz w:val="36"/>
          <w:szCs w:val="36"/>
        </w:rPr>
      </w:pPr>
      <w:r>
        <w:rPr>
          <w:rFonts w:hint="eastAsia"/>
          <w:sz w:val="36"/>
          <w:szCs w:val="36"/>
        </w:rPr>
        <w:lastRenderedPageBreak/>
        <w:t>D</w:t>
      </w:r>
      <w:r>
        <w:rPr>
          <w:sz w:val="36"/>
          <w:szCs w:val="36"/>
        </w:rPr>
        <w:t xml:space="preserve">ocument </w:t>
      </w:r>
      <w:r w:rsidR="00892D31" w:rsidRPr="00A23285">
        <w:rPr>
          <w:sz w:val="36"/>
          <w:szCs w:val="36"/>
        </w:rPr>
        <w:t>History</w:t>
      </w:r>
    </w:p>
    <w:p w:rsidR="00FA1447" w:rsidRPr="00A23285" w:rsidRDefault="00FA1447"/>
    <w:tbl>
      <w:tblPr>
        <w:tblStyle w:val="a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802"/>
        <w:gridCol w:w="7651"/>
        <w:gridCol w:w="1457"/>
      </w:tblGrid>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Rev.</w:t>
            </w:r>
          </w:p>
        </w:tc>
        <w:tc>
          <w:tcPr>
            <w:tcW w:w="3860"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Description</w:t>
            </w:r>
          </w:p>
        </w:tc>
        <w:tc>
          <w:tcPr>
            <w:tcW w:w="735" w:type="pct"/>
            <w:tcMar>
              <w:top w:w="100" w:type="dxa"/>
              <w:left w:w="100" w:type="dxa"/>
              <w:bottom w:w="100" w:type="dxa"/>
              <w:right w:w="100" w:type="dxa"/>
            </w:tcMar>
          </w:tcPr>
          <w:p w:rsidR="006E491C" w:rsidRPr="00A23285" w:rsidRDefault="006E491C">
            <w:pPr>
              <w:widowControl w:val="0"/>
              <w:spacing w:line="240" w:lineRule="auto"/>
              <w:rPr>
                <w:b/>
              </w:rPr>
            </w:pPr>
            <w:r w:rsidRPr="00A23285">
              <w:rPr>
                <w:b/>
              </w:rPr>
              <w:t>Date</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0.0</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Creation</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07/06/2015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0.1</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Section 1, 2</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10/06/2015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r w:rsidRPr="00A23285">
              <w:t>0.9</w:t>
            </w:r>
          </w:p>
        </w:tc>
        <w:tc>
          <w:tcPr>
            <w:tcW w:w="3860" w:type="pct"/>
            <w:tcMar>
              <w:top w:w="100" w:type="dxa"/>
              <w:left w:w="100" w:type="dxa"/>
              <w:bottom w:w="100" w:type="dxa"/>
              <w:right w:w="100" w:type="dxa"/>
            </w:tcMar>
          </w:tcPr>
          <w:p w:rsidR="006E491C" w:rsidRPr="00A23285" w:rsidRDefault="006E491C">
            <w:pPr>
              <w:widowControl w:val="0"/>
              <w:spacing w:line="240" w:lineRule="auto"/>
            </w:pPr>
            <w:r w:rsidRPr="00A23285">
              <w:t>Refine all sections</w:t>
            </w:r>
          </w:p>
        </w:tc>
        <w:tc>
          <w:tcPr>
            <w:tcW w:w="735" w:type="pct"/>
            <w:tcMar>
              <w:top w:w="100" w:type="dxa"/>
              <w:left w:w="100" w:type="dxa"/>
              <w:bottom w:w="100" w:type="dxa"/>
              <w:right w:w="100" w:type="dxa"/>
            </w:tcMar>
          </w:tcPr>
          <w:p w:rsidR="006E491C" w:rsidRPr="00A23285" w:rsidRDefault="006E491C">
            <w:pPr>
              <w:widowControl w:val="0"/>
              <w:spacing w:line="240" w:lineRule="auto"/>
            </w:pPr>
            <w:r w:rsidRPr="00A23285">
              <w:t>17/06/2015</w:t>
            </w:r>
          </w:p>
        </w:tc>
      </w:tr>
      <w:tr w:rsidR="006E491C" w:rsidRPr="00A23285" w:rsidTr="006E491C">
        <w:tc>
          <w:tcPr>
            <w:tcW w:w="405" w:type="pct"/>
            <w:tcMar>
              <w:top w:w="100" w:type="dxa"/>
              <w:left w:w="100" w:type="dxa"/>
              <w:bottom w:w="100" w:type="dxa"/>
              <w:right w:w="100" w:type="dxa"/>
            </w:tcMar>
          </w:tcPr>
          <w:p w:rsidR="006E491C" w:rsidRPr="00A23285" w:rsidRDefault="006E491C">
            <w:pPr>
              <w:widowControl w:val="0"/>
              <w:spacing w:line="240" w:lineRule="auto"/>
            </w:pPr>
          </w:p>
        </w:tc>
        <w:tc>
          <w:tcPr>
            <w:tcW w:w="3860" w:type="pct"/>
            <w:tcMar>
              <w:top w:w="100" w:type="dxa"/>
              <w:left w:w="100" w:type="dxa"/>
              <w:bottom w:w="100" w:type="dxa"/>
              <w:right w:w="100" w:type="dxa"/>
            </w:tcMar>
          </w:tcPr>
          <w:p w:rsidR="006E491C" w:rsidRPr="00A23285" w:rsidRDefault="006E491C">
            <w:pPr>
              <w:widowControl w:val="0"/>
              <w:spacing w:line="240" w:lineRule="auto"/>
            </w:pPr>
          </w:p>
        </w:tc>
        <w:tc>
          <w:tcPr>
            <w:tcW w:w="735" w:type="pct"/>
            <w:tcMar>
              <w:top w:w="100" w:type="dxa"/>
              <w:left w:w="100" w:type="dxa"/>
              <w:bottom w:w="100" w:type="dxa"/>
              <w:right w:w="100" w:type="dxa"/>
            </w:tcMar>
          </w:tcPr>
          <w:p w:rsidR="006E491C" w:rsidRPr="00A23285" w:rsidRDefault="006E491C">
            <w:pPr>
              <w:widowControl w:val="0"/>
              <w:spacing w:line="240" w:lineRule="auto"/>
            </w:pPr>
          </w:p>
        </w:tc>
      </w:tr>
    </w:tbl>
    <w:p w:rsidR="00F42B8D" w:rsidRPr="00A23285" w:rsidRDefault="00892D31">
      <w:r w:rsidRPr="00A23285">
        <w:br w:type="page"/>
      </w:r>
    </w:p>
    <w:sdt>
      <w:sdtPr>
        <w:rPr>
          <w:rFonts w:ascii="Arial" w:eastAsiaTheme="minorEastAsia" w:hAnsi="Arial" w:cs="Arial"/>
          <w:color w:val="000000"/>
          <w:sz w:val="22"/>
          <w:szCs w:val="22"/>
          <w:lang w:val="ko-KR"/>
        </w:rPr>
        <w:id w:val="-1819639299"/>
        <w:docPartObj>
          <w:docPartGallery w:val="Table of Contents"/>
          <w:docPartUnique/>
        </w:docPartObj>
      </w:sdtPr>
      <w:sdtEndPr>
        <w:rPr>
          <w:b/>
          <w:bCs/>
        </w:rPr>
      </w:sdtEndPr>
      <w:sdtContent>
        <w:p w:rsidR="006E491C" w:rsidRPr="00A23285" w:rsidRDefault="006E491C" w:rsidP="00936914">
          <w:pPr>
            <w:pStyle w:val="TOC"/>
            <w:jc w:val="center"/>
            <w:rPr>
              <w:rFonts w:ascii="Arial" w:hAnsi="Arial" w:cs="Arial"/>
              <w:b/>
              <w:color w:val="auto"/>
              <w:sz w:val="36"/>
              <w:szCs w:val="36"/>
              <w:lang w:val="ko-KR"/>
            </w:rPr>
          </w:pPr>
          <w:r w:rsidRPr="00A23285">
            <w:rPr>
              <w:rFonts w:ascii="Arial" w:hAnsi="Arial" w:cs="Arial"/>
              <w:b/>
              <w:color w:val="auto"/>
              <w:sz w:val="36"/>
              <w:szCs w:val="36"/>
              <w:lang w:val="ko-KR"/>
            </w:rPr>
            <w:t>TABLE OF CONTENTS</w:t>
          </w:r>
        </w:p>
        <w:p w:rsidR="006E491C" w:rsidRPr="00A23285" w:rsidRDefault="006E491C" w:rsidP="006E491C">
          <w:pPr>
            <w:rPr>
              <w:sz w:val="24"/>
              <w:szCs w:val="24"/>
              <w:lang w:val="ko-KR"/>
            </w:rPr>
          </w:pPr>
        </w:p>
        <w:p w:rsidR="00936914" w:rsidRPr="00A23285" w:rsidRDefault="00E550F4">
          <w:pPr>
            <w:pStyle w:val="10"/>
            <w:tabs>
              <w:tab w:val="right" w:leader="dot" w:pos="9920"/>
            </w:tabs>
            <w:rPr>
              <w:rFonts w:ascii="Arial" w:hAnsi="Arial" w:cs="Arial"/>
              <w:noProof/>
              <w:kern w:val="2"/>
              <w:sz w:val="24"/>
              <w:szCs w:val="24"/>
            </w:rPr>
          </w:pPr>
          <w:r w:rsidRPr="00A23285">
            <w:rPr>
              <w:rFonts w:ascii="Arial" w:hAnsi="Arial" w:cs="Arial"/>
              <w:sz w:val="24"/>
              <w:szCs w:val="24"/>
            </w:rPr>
            <w:fldChar w:fldCharType="begin"/>
          </w:r>
          <w:r w:rsidR="006E491C" w:rsidRPr="00A23285">
            <w:rPr>
              <w:rFonts w:ascii="Arial" w:hAnsi="Arial" w:cs="Arial"/>
              <w:sz w:val="24"/>
              <w:szCs w:val="24"/>
            </w:rPr>
            <w:instrText xml:space="preserve"> TOC \o "1-3" \h \z \u </w:instrText>
          </w:r>
          <w:r w:rsidRPr="00A23285">
            <w:rPr>
              <w:rFonts w:ascii="Arial" w:hAnsi="Arial" w:cs="Arial"/>
              <w:sz w:val="24"/>
              <w:szCs w:val="24"/>
            </w:rPr>
            <w:fldChar w:fldCharType="separate"/>
          </w:r>
          <w:hyperlink w:anchor="_Toc422355519" w:history="1">
            <w:r w:rsidR="00936914" w:rsidRPr="00A23285">
              <w:rPr>
                <w:rStyle w:val="afff8"/>
                <w:rFonts w:ascii="Arial" w:hAnsi="Arial" w:cs="Arial"/>
                <w:noProof/>
                <w:sz w:val="24"/>
                <w:szCs w:val="24"/>
              </w:rPr>
              <w:t>1. DOCUMENT DESCRIPTION</w:t>
            </w:r>
            <w:r w:rsidR="00936914" w:rsidRPr="00A23285">
              <w:rPr>
                <w:rFonts w:ascii="Arial" w:hAnsi="Arial" w:cs="Arial"/>
                <w:noProof/>
                <w:webHidden/>
                <w:sz w:val="24"/>
                <w:szCs w:val="24"/>
              </w:rPr>
              <w:tab/>
            </w:r>
            <w:r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_Toc422355519 \h </w:instrText>
            </w:r>
            <w:r w:rsidRPr="00A23285">
              <w:rPr>
                <w:rFonts w:ascii="Arial" w:hAnsi="Arial" w:cs="Arial"/>
                <w:noProof/>
                <w:webHidden/>
                <w:sz w:val="24"/>
                <w:szCs w:val="24"/>
              </w:rPr>
            </w:r>
            <w:r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20" w:history="1">
            <w:r w:rsidR="00936914" w:rsidRPr="00A23285">
              <w:rPr>
                <w:rStyle w:val="afff8"/>
                <w:rFonts w:ascii="Arial" w:hAnsi="Arial" w:cs="Arial"/>
                <w:noProof/>
                <w:sz w:val="24"/>
                <w:szCs w:val="24"/>
              </w:rPr>
              <w:t>1.1 The Purpose of Document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21" w:history="1">
            <w:r w:rsidR="00936914" w:rsidRPr="00A23285">
              <w:rPr>
                <w:rStyle w:val="afff8"/>
                <w:rFonts w:ascii="Arial" w:hAnsi="Arial" w:cs="Arial"/>
                <w:noProof/>
                <w:sz w:val="24"/>
                <w:szCs w:val="24"/>
              </w:rPr>
              <w:t>1.2 The Document Organization</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22" w:history="1">
            <w:r w:rsidR="00936914" w:rsidRPr="00A23285">
              <w:rPr>
                <w:rStyle w:val="afff8"/>
                <w:rFonts w:ascii="Arial" w:hAnsi="Arial" w:cs="Arial"/>
                <w:noProof/>
                <w:sz w:val="24"/>
                <w:szCs w:val="24"/>
              </w:rPr>
              <w:t>1.3 Terminology and Definitions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23" w:history="1">
            <w:r w:rsidR="00936914" w:rsidRPr="00A23285">
              <w:rPr>
                <w:rStyle w:val="afff8"/>
                <w:rFonts w:ascii="Arial" w:hAnsi="Arial" w:cs="Arial"/>
                <w:noProof/>
                <w:sz w:val="24"/>
                <w:szCs w:val="24"/>
              </w:rPr>
              <w:t>1.4 References and Relevant Documents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24" w:history="1">
            <w:r w:rsidR="00936914" w:rsidRPr="00A23285">
              <w:rPr>
                <w:rStyle w:val="afff8"/>
                <w:rFonts w:ascii="Arial" w:hAnsi="Arial" w:cs="Arial"/>
                <w:noProof/>
                <w:sz w:val="24"/>
                <w:szCs w:val="24"/>
              </w:rPr>
              <w:t>2. PROJECT OVERVIEW</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25" w:history="1">
            <w:r w:rsidR="00936914" w:rsidRPr="00A23285">
              <w:rPr>
                <w:rStyle w:val="afff8"/>
                <w:rFonts w:ascii="Arial" w:hAnsi="Arial" w:cs="Arial"/>
                <w:noProof/>
                <w:sz w:val="24"/>
                <w:szCs w:val="24"/>
              </w:rPr>
              <w:t>2.1 The Purpose of Project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26" w:history="1">
            <w:r w:rsidR="00936914" w:rsidRPr="00A23285">
              <w:rPr>
                <w:rStyle w:val="afff8"/>
                <w:rFonts w:ascii="Arial" w:hAnsi="Arial" w:cs="Arial"/>
                <w:noProof/>
                <w:sz w:val="24"/>
                <w:szCs w:val="24"/>
              </w:rPr>
              <w:t>2.2 The Scope of Project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4</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27" w:history="1">
            <w:r w:rsidR="00936914" w:rsidRPr="00A23285">
              <w:rPr>
                <w:rStyle w:val="afff8"/>
                <w:rFonts w:ascii="Arial" w:hAnsi="Arial" w:cs="Arial"/>
                <w:noProof/>
                <w:sz w:val="24"/>
                <w:szCs w:val="24"/>
              </w:rPr>
              <w:t>2.3 The Stakeholders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28" w:history="1">
            <w:r w:rsidR="00936914" w:rsidRPr="00A23285">
              <w:rPr>
                <w:rStyle w:val="afff8"/>
                <w:rFonts w:ascii="Arial" w:hAnsi="Arial" w:cs="Arial"/>
                <w:noProof/>
                <w:sz w:val="24"/>
                <w:szCs w:val="24"/>
              </w:rPr>
              <w:t>3. ARCHITECTURAL DRIVERS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29" w:history="1">
            <w:r w:rsidR="00936914" w:rsidRPr="00A23285">
              <w:rPr>
                <w:rStyle w:val="afff8"/>
                <w:rFonts w:ascii="Arial" w:hAnsi="Arial" w:cs="Arial"/>
                <w:noProof/>
                <w:sz w:val="24"/>
                <w:szCs w:val="24"/>
              </w:rPr>
              <w:t>3.1 High Level Functional Requirements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_Toc422355529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5</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30" w:history="1">
            <w:r w:rsidR="00936914" w:rsidRPr="00A23285">
              <w:rPr>
                <w:rStyle w:val="afff8"/>
                <w:rFonts w:ascii="Arial" w:hAnsi="Arial" w:cs="Arial"/>
                <w:noProof/>
                <w:sz w:val="24"/>
                <w:szCs w:val="24"/>
              </w:rPr>
              <w:t>3.2 Quality Attributes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7</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31" w:history="1">
            <w:r w:rsidR="00936914" w:rsidRPr="00A23285">
              <w:rPr>
                <w:rStyle w:val="afff8"/>
                <w:rFonts w:ascii="Arial" w:hAnsi="Arial" w:cs="Arial"/>
                <w:noProof/>
                <w:sz w:val="24"/>
                <w:szCs w:val="24"/>
              </w:rPr>
              <w:t>3.3 Constraints</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32" w:history="1">
            <w:r w:rsidR="00936914" w:rsidRPr="00A23285">
              <w:rPr>
                <w:rStyle w:val="afff8"/>
                <w:rFonts w:ascii="Arial" w:hAnsi="Arial" w:cs="Arial"/>
                <w:noProof/>
                <w:sz w:val="24"/>
                <w:szCs w:val="24"/>
              </w:rPr>
              <w:t>4. SYSTEM CONTEXT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9</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33" w:history="1">
            <w:r w:rsidR="00936914" w:rsidRPr="00A23285">
              <w:rPr>
                <w:rStyle w:val="afff8"/>
                <w:rFonts w:ascii="Arial" w:hAnsi="Arial" w:cs="Arial"/>
                <w:noProof/>
                <w:sz w:val="24"/>
                <w:szCs w:val="24"/>
              </w:rPr>
              <w:t>5. 1st DECOMPOSITION OF IOT SYSTEM</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34" w:history="1">
            <w:r w:rsidR="00936914" w:rsidRPr="00A23285">
              <w:rPr>
                <w:rStyle w:val="afff8"/>
                <w:rFonts w:ascii="Arial" w:hAnsi="Arial" w:cs="Arial"/>
                <w:noProof/>
                <w:sz w:val="24"/>
                <w:szCs w:val="24"/>
              </w:rPr>
              <w:t>5.1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11</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35" w:history="1">
            <w:r w:rsidR="00936914" w:rsidRPr="00A23285">
              <w:rPr>
                <w:rStyle w:val="afff8"/>
                <w:rFonts w:ascii="Arial" w:hAnsi="Arial" w:cs="Arial"/>
                <w:noProof/>
                <w:sz w:val="24"/>
                <w:szCs w:val="24"/>
              </w:rPr>
              <w:t>6.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36" w:history="1">
            <w:r w:rsidR="00936914" w:rsidRPr="00A23285">
              <w:rPr>
                <w:rStyle w:val="afff8"/>
                <w:rFonts w:ascii="Arial" w:hAnsi="Arial" w:cs="Arial"/>
                <w:noProof/>
                <w:sz w:val="24"/>
                <w:szCs w:val="24"/>
              </w:rPr>
              <w:t>6.1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37" w:history="1">
            <w:r w:rsidR="00936914" w:rsidRPr="00A23285">
              <w:rPr>
                <w:rStyle w:val="afff8"/>
                <w:rFonts w:ascii="Arial" w:hAnsi="Arial" w:cs="Arial"/>
                <w:noProof/>
                <w:sz w:val="24"/>
                <w:szCs w:val="24"/>
              </w:rPr>
              <w:t>6.1.1 1st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13</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38" w:history="1">
            <w:r w:rsidR="00936914" w:rsidRPr="00A23285">
              <w:rPr>
                <w:rStyle w:val="afff8"/>
                <w:rFonts w:ascii="Arial" w:hAnsi="Arial" w:cs="Arial"/>
                <w:noProof/>
                <w:sz w:val="24"/>
                <w:szCs w:val="24"/>
              </w:rPr>
              <w:t>6.1.2 2st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15</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39" w:history="1">
            <w:r w:rsidR="00936914" w:rsidRPr="00A23285">
              <w:rPr>
                <w:rStyle w:val="afff8"/>
                <w:rFonts w:ascii="Arial" w:hAnsi="Arial" w:cs="Arial"/>
                <w:noProof/>
                <w:sz w:val="24"/>
                <w:szCs w:val="24"/>
              </w:rPr>
              <w:t>6.1.3 3st Decomposition of IoT Server</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_Toc422355539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17</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40" w:history="1">
            <w:r w:rsidR="00936914" w:rsidRPr="00A23285">
              <w:rPr>
                <w:rStyle w:val="afff8"/>
                <w:rFonts w:ascii="Arial" w:hAnsi="Arial" w:cs="Arial"/>
                <w:noProof/>
                <w:sz w:val="24"/>
                <w:szCs w:val="24"/>
              </w:rPr>
              <w:t>6.2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_Toc422355540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20</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41" w:history="1">
            <w:r w:rsidR="00936914" w:rsidRPr="00A23285">
              <w:rPr>
                <w:rStyle w:val="afff8"/>
                <w:rFonts w:ascii="Arial" w:hAnsi="Arial" w:cs="Arial"/>
                <w:noProof/>
                <w:sz w:val="24"/>
                <w:szCs w:val="24"/>
              </w:rPr>
              <w:t>6.3 Physical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_Toc422355541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24</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42" w:history="1">
            <w:r w:rsidR="00936914" w:rsidRPr="00A23285">
              <w:rPr>
                <w:rStyle w:val="afff8"/>
                <w:rFonts w:ascii="Arial" w:hAnsi="Arial" w:cs="Arial"/>
                <w:noProof/>
                <w:sz w:val="24"/>
                <w:szCs w:val="24"/>
              </w:rPr>
              <w:t>7. DECOMPOSITION OF USER APP</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_Toc422355542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43" w:history="1">
            <w:r w:rsidR="00936914" w:rsidRPr="00A23285">
              <w:rPr>
                <w:rStyle w:val="afff8"/>
                <w:rFonts w:ascii="Arial" w:hAnsi="Arial" w:cs="Arial"/>
                <w:noProof/>
                <w:sz w:val="24"/>
                <w:szCs w:val="24"/>
              </w:rPr>
              <w:t>7.1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_Toc422355543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26</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44" w:history="1">
            <w:r w:rsidR="00936914" w:rsidRPr="00A23285">
              <w:rPr>
                <w:rStyle w:val="afff8"/>
                <w:rFonts w:ascii="Arial" w:hAnsi="Arial" w:cs="Arial"/>
                <w:noProof/>
                <w:sz w:val="24"/>
                <w:szCs w:val="24"/>
              </w:rPr>
              <w:t>7.2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_Toc422355544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28</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45" w:history="1">
            <w:r w:rsidR="00936914" w:rsidRPr="00A23285">
              <w:rPr>
                <w:rStyle w:val="afff8"/>
                <w:rFonts w:ascii="Arial" w:hAnsi="Arial" w:cs="Arial"/>
                <w:noProof/>
                <w:sz w:val="24"/>
                <w:szCs w:val="24"/>
              </w:rPr>
              <w:t>8. DECOMPOSITION OF SA NODE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_Toc422355545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30</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46" w:history="1">
            <w:r w:rsidR="00936914" w:rsidRPr="00A23285">
              <w:rPr>
                <w:rStyle w:val="afff8"/>
                <w:rFonts w:ascii="Arial" w:hAnsi="Arial" w:cs="Arial"/>
                <w:noProof/>
                <w:sz w:val="24"/>
                <w:szCs w:val="24"/>
              </w:rPr>
              <w:t>8.1 1st Decomposition of SA node (Static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_Toc422355546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31</w:t>
            </w:r>
            <w:r w:rsidR="00E550F4" w:rsidRPr="00A23285">
              <w:rPr>
                <w:rFonts w:ascii="Arial" w:hAnsi="Arial" w:cs="Arial"/>
                <w:noProof/>
                <w:webHidden/>
                <w:sz w:val="24"/>
                <w:szCs w:val="24"/>
              </w:rPr>
              <w:fldChar w:fldCharType="end"/>
            </w:r>
          </w:hyperlink>
        </w:p>
        <w:p w:rsidR="00936914" w:rsidRPr="00A23285" w:rsidRDefault="002A258C">
          <w:pPr>
            <w:pStyle w:val="20"/>
            <w:tabs>
              <w:tab w:val="right" w:leader="dot" w:pos="9920"/>
            </w:tabs>
            <w:rPr>
              <w:rFonts w:ascii="Arial" w:hAnsi="Arial" w:cs="Arial"/>
              <w:noProof/>
              <w:kern w:val="2"/>
              <w:sz w:val="24"/>
              <w:szCs w:val="24"/>
            </w:rPr>
          </w:pPr>
          <w:hyperlink w:anchor="_Toc422355547" w:history="1">
            <w:r w:rsidR="00936914" w:rsidRPr="00A23285">
              <w:rPr>
                <w:rStyle w:val="afff8"/>
                <w:rFonts w:ascii="Arial" w:hAnsi="Arial" w:cs="Arial"/>
                <w:noProof/>
                <w:sz w:val="24"/>
                <w:szCs w:val="24"/>
              </w:rPr>
              <w:t>8.2 2</w:t>
            </w:r>
            <w:r w:rsidR="00936914" w:rsidRPr="00A23285">
              <w:rPr>
                <w:rStyle w:val="afff8"/>
                <w:rFonts w:ascii="Arial" w:hAnsi="Arial" w:cs="Arial"/>
                <w:noProof/>
                <w:sz w:val="24"/>
                <w:szCs w:val="24"/>
                <w:vertAlign w:val="superscript"/>
              </w:rPr>
              <w:t>nd</w:t>
            </w:r>
            <w:r w:rsidR="00936914" w:rsidRPr="00A23285">
              <w:rPr>
                <w:rStyle w:val="afff8"/>
                <w:rFonts w:ascii="Arial" w:hAnsi="Arial" w:cs="Arial"/>
                <w:noProof/>
                <w:sz w:val="24"/>
                <w:szCs w:val="24"/>
              </w:rPr>
              <w:t xml:space="preserve"> Decomposition of SA Network Manager (Dynamic Perspective)</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_Toc422355547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33</w:t>
            </w:r>
            <w:r w:rsidR="00E550F4" w:rsidRPr="00A23285">
              <w:rPr>
                <w:rFonts w:ascii="Arial" w:hAnsi="Arial" w:cs="Arial"/>
                <w:noProof/>
                <w:webHidden/>
                <w:sz w:val="24"/>
                <w:szCs w:val="24"/>
              </w:rPr>
              <w:fldChar w:fldCharType="end"/>
            </w:r>
          </w:hyperlink>
        </w:p>
        <w:p w:rsidR="00936914" w:rsidRPr="00A23285" w:rsidRDefault="002A258C">
          <w:pPr>
            <w:pStyle w:val="10"/>
            <w:tabs>
              <w:tab w:val="right" w:leader="dot" w:pos="9920"/>
            </w:tabs>
            <w:rPr>
              <w:rFonts w:ascii="Arial" w:hAnsi="Arial" w:cs="Arial"/>
              <w:noProof/>
              <w:kern w:val="2"/>
              <w:sz w:val="24"/>
              <w:szCs w:val="24"/>
            </w:rPr>
          </w:pPr>
          <w:hyperlink w:anchor="_Toc422355548" w:history="1">
            <w:r w:rsidR="00936914" w:rsidRPr="00A23285">
              <w:rPr>
                <w:rStyle w:val="afff8"/>
                <w:rFonts w:ascii="Arial" w:hAnsi="Arial" w:cs="Arial"/>
                <w:noProof/>
                <w:sz w:val="24"/>
                <w:szCs w:val="24"/>
              </w:rPr>
              <w:t>9. SYSTEM DESIGN SUPPLEMENT</w:t>
            </w:r>
            <w:r w:rsidR="00936914" w:rsidRPr="00A23285">
              <w:rPr>
                <w:rFonts w:ascii="Arial" w:hAnsi="Arial" w:cs="Arial"/>
                <w:noProof/>
                <w:webHidden/>
                <w:sz w:val="24"/>
                <w:szCs w:val="24"/>
              </w:rPr>
              <w:tab/>
            </w:r>
            <w:r w:rsidR="00E550F4" w:rsidRPr="00A23285">
              <w:rPr>
                <w:rFonts w:ascii="Arial" w:hAnsi="Arial" w:cs="Arial"/>
                <w:noProof/>
                <w:webHidden/>
                <w:sz w:val="24"/>
                <w:szCs w:val="24"/>
              </w:rPr>
              <w:fldChar w:fldCharType="begin"/>
            </w:r>
            <w:r w:rsidR="00936914" w:rsidRPr="00A23285">
              <w:rPr>
                <w:rFonts w:ascii="Arial" w:hAnsi="Arial" w:cs="Arial"/>
                <w:noProof/>
                <w:webHidden/>
                <w:sz w:val="24"/>
                <w:szCs w:val="24"/>
              </w:rPr>
              <w:instrText xml:space="preserve"> PAGEREF _Toc422355548 \h </w:instrText>
            </w:r>
            <w:r w:rsidR="00E550F4" w:rsidRPr="00A23285">
              <w:rPr>
                <w:rFonts w:ascii="Arial" w:hAnsi="Arial" w:cs="Arial"/>
                <w:noProof/>
                <w:webHidden/>
                <w:sz w:val="24"/>
                <w:szCs w:val="24"/>
              </w:rPr>
            </w:r>
            <w:r w:rsidR="00E550F4" w:rsidRPr="00A23285">
              <w:rPr>
                <w:rFonts w:ascii="Arial" w:hAnsi="Arial" w:cs="Arial"/>
                <w:noProof/>
                <w:webHidden/>
                <w:sz w:val="24"/>
                <w:szCs w:val="24"/>
              </w:rPr>
              <w:fldChar w:fldCharType="separate"/>
            </w:r>
            <w:r w:rsidR="009F3DEB" w:rsidRPr="00A23285">
              <w:rPr>
                <w:rFonts w:ascii="Arial" w:hAnsi="Arial" w:cs="Arial"/>
                <w:noProof/>
                <w:webHidden/>
                <w:sz w:val="24"/>
                <w:szCs w:val="24"/>
              </w:rPr>
              <w:t>36</w:t>
            </w:r>
            <w:r w:rsidR="00E550F4" w:rsidRPr="00A23285">
              <w:rPr>
                <w:rFonts w:ascii="Arial" w:hAnsi="Arial" w:cs="Arial"/>
                <w:noProof/>
                <w:webHidden/>
                <w:sz w:val="24"/>
                <w:szCs w:val="24"/>
              </w:rPr>
              <w:fldChar w:fldCharType="end"/>
            </w:r>
          </w:hyperlink>
        </w:p>
        <w:p w:rsidR="006E491C" w:rsidRPr="00A23285" w:rsidRDefault="00E550F4">
          <w:r w:rsidRPr="00A23285">
            <w:rPr>
              <w:b/>
              <w:bCs/>
              <w:sz w:val="24"/>
              <w:szCs w:val="24"/>
              <w:lang w:val="ko-KR"/>
            </w:rPr>
            <w:fldChar w:fldCharType="end"/>
          </w:r>
        </w:p>
      </w:sdtContent>
    </w:sdt>
    <w:p w:rsidR="00F42B8D" w:rsidRPr="00A23285" w:rsidRDefault="006E491C" w:rsidP="006E491C">
      <w:pPr>
        <w:pStyle w:val="a3"/>
        <w:ind w:leftChars="-129" w:left="-3" w:hangingChars="78" w:hanging="281"/>
        <w:outlineLvl w:val="0"/>
        <w:rPr>
          <w:rFonts w:ascii="Arial" w:hAnsi="Arial" w:cs="Arial"/>
          <w:sz w:val="36"/>
          <w:szCs w:val="36"/>
        </w:rPr>
      </w:pPr>
      <w:bookmarkStart w:id="0" w:name="_Toc422355519"/>
      <w:r w:rsidRPr="00A23285">
        <w:rPr>
          <w:rFonts w:ascii="Arial" w:hAnsi="Arial" w:cs="Arial"/>
          <w:sz w:val="36"/>
          <w:szCs w:val="36"/>
        </w:rPr>
        <w:lastRenderedPageBreak/>
        <w:t xml:space="preserve">1. </w:t>
      </w:r>
      <w:r w:rsidR="00892D31" w:rsidRPr="00A23285">
        <w:rPr>
          <w:rFonts w:ascii="Arial" w:hAnsi="Arial" w:cs="Arial"/>
          <w:sz w:val="36"/>
          <w:szCs w:val="36"/>
        </w:rPr>
        <w:t>DOCUMENT DESCRIPTION</w:t>
      </w:r>
      <w:bookmarkEnd w:id="0"/>
    </w:p>
    <w:p w:rsidR="00F42B8D" w:rsidRPr="00A23285" w:rsidRDefault="00892D31" w:rsidP="006E491C">
      <w:pPr>
        <w:pStyle w:val="2"/>
        <w:rPr>
          <w:rFonts w:ascii="Arial" w:hAnsi="Arial" w:cs="Arial"/>
          <w:b w:val="0"/>
          <w:sz w:val="32"/>
          <w:szCs w:val="32"/>
        </w:rPr>
      </w:pPr>
      <w:bookmarkStart w:id="1" w:name="_Toc422355520"/>
      <w:r w:rsidRPr="00A23285">
        <w:rPr>
          <w:rFonts w:ascii="Arial" w:hAnsi="Arial" w:cs="Arial"/>
          <w:b w:val="0"/>
          <w:sz w:val="32"/>
          <w:szCs w:val="32"/>
        </w:rPr>
        <w:t>1.1 The Purpose of Document</w:t>
      </w:r>
      <w:bookmarkEnd w:id="1"/>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purpose of this document is to </w:t>
      </w:r>
      <w:r w:rsidR="006E491C" w:rsidRPr="00A23285">
        <w:t>describe</w:t>
      </w:r>
      <w:r w:rsidRPr="00A23285">
        <w:t xml:space="preserve"> the software </w:t>
      </w:r>
      <w:r w:rsidR="006E491C" w:rsidRPr="00A23285">
        <w:t>architecture</w:t>
      </w:r>
      <w:r w:rsidRPr="00A23285">
        <w:t xml:space="preserve"> design of the “Internet of Things” infrastructure.  This project is the part of the course work of the LG Architecture Training </w:t>
      </w:r>
      <w:r w:rsidR="006E491C" w:rsidRPr="00A23285">
        <w:t>Program</w:t>
      </w:r>
      <w:r w:rsidRPr="00A23285">
        <w:t xml:space="preserve"> at Carnegie Melon University.  This document contains the architectural drivers, and architecture design of the system, and design decisions driven by the architectural drivers.  It also provides the interfaces and protocols between system components in detail for the implementers to work in parallel. </w:t>
      </w:r>
    </w:p>
    <w:p w:rsidR="00F42B8D" w:rsidRPr="00A23285" w:rsidRDefault="00F42B8D"/>
    <w:p w:rsidR="00F42B8D" w:rsidRPr="00A23285" w:rsidRDefault="00892D31" w:rsidP="006E491C">
      <w:pPr>
        <w:pStyle w:val="1"/>
        <w:rPr>
          <w:rFonts w:ascii="Arial" w:hAnsi="Arial" w:cs="Arial"/>
        </w:rPr>
      </w:pPr>
      <w:bookmarkStart w:id="2" w:name="_Toc422355521"/>
      <w:r w:rsidRPr="00A23285">
        <w:rPr>
          <w:rFonts w:ascii="Arial" w:hAnsi="Arial" w:cs="Arial"/>
        </w:rPr>
        <w:t>1.2 The Document Organization</w:t>
      </w:r>
      <w:bookmarkEnd w:id="2"/>
    </w:p>
    <w:p w:rsidR="00F42B8D" w:rsidRPr="00A23285" w:rsidRDefault="00F42B8D"/>
    <w:p w:rsidR="00F42B8D" w:rsidRPr="00A23285" w:rsidRDefault="00892D31">
      <w:r w:rsidRPr="00A23285">
        <w:t xml:space="preserve">The order of presentation is chosen to convey the design of the system in top down approach.  First, section 2 introduces the project context to give a general understanding of the system.  The summary of the architectural drivers are presented in section 3 to elaborate what are important factors that define the design choices.  In section 4, the system context is described; explaining the boundary of the system, and system entities interacts with the environment.  Each entity is decomposed to the level where all significant functional requirements and quality </w:t>
      </w:r>
      <w:r w:rsidR="006E491C" w:rsidRPr="00A23285">
        <w:t>attributes</w:t>
      </w:r>
      <w:r w:rsidRPr="00A23285">
        <w:t xml:space="preserve"> are applied to the de</w:t>
      </w:r>
      <w:r w:rsidR="00D77591">
        <w:t xml:space="preserve">sign through section 5 to 8. </w:t>
      </w:r>
      <w:ins w:id="3" w:author="이장수/책임연구원/MC 연구소 D2실 9팀 2파트(jangsu.lee@lge.com)" w:date="2015-06-19T22:42:00Z">
        <w:r w:rsidR="00D77591">
          <w:rPr>
            <w:rFonts w:hint="eastAsia"/>
          </w:rPr>
          <w:t>I</w:t>
        </w:r>
      </w:ins>
      <w:del w:id="4" w:author="이장수/책임연구원/MC 연구소 D2실 9팀 2파트(jangsu.lee@lge.com)" w:date="2015-06-19T22:42:00Z">
        <w:r w:rsidRPr="00A23285" w:rsidDel="00D77591">
          <w:delText>i</w:delText>
        </w:r>
      </w:del>
      <w:r w:rsidRPr="00A23285">
        <w:t>n section 9</w:t>
      </w:r>
      <w:ins w:id="5" w:author="이장수/책임연구원/MC 연구소 D2실 9팀 2파트(jangsu.lee@lge.com)" w:date="2015-06-19T22:43:00Z">
        <w:r w:rsidR="00D77591">
          <w:t xml:space="preserve"> to</w:t>
        </w:r>
      </w:ins>
      <w:del w:id="6" w:author="이장수/책임연구원/MC 연구소 D2실 9팀 2파트(jangsu.lee@lge.com)" w:date="2015-06-19T22:43:00Z">
        <w:r w:rsidRPr="00A23285" w:rsidDel="00D77591">
          <w:delText>, 10,</w:delText>
        </w:r>
      </w:del>
      <w:r w:rsidRPr="00A23285">
        <w:t xml:space="preserve"> 11</w:t>
      </w:r>
      <w:ins w:id="7" w:author="이장수/책임연구원/MC 연구소 D2실 9팀 2파트(jangsu.lee@lge.com)" w:date="2015-06-19T22:43:00Z">
        <w:r w:rsidR="00D77591">
          <w:t xml:space="preserve">, </w:t>
        </w:r>
      </w:ins>
      <w:del w:id="8" w:author="이장수/책임연구원/MC 연구소 D2실 9팀 2파트(jangsu.lee@lge.com)" w:date="2015-06-19T22:43:00Z">
        <w:r w:rsidRPr="00A23285" w:rsidDel="00D77591">
          <w:delText xml:space="preserve"> to specify </w:delText>
        </w:r>
      </w:del>
      <w:r w:rsidRPr="00A23285">
        <w:t>the behavior of the system</w:t>
      </w:r>
      <w:ins w:id="9" w:author="이장수/책임연구원/MC 연구소 D2실 9팀 2파트(jangsu.lee@lge.com)" w:date="2015-06-19T22:43:00Z">
        <w:r w:rsidR="00D77591">
          <w:t xml:space="preserve"> is specified</w:t>
        </w:r>
      </w:ins>
      <w:r w:rsidRPr="00A23285">
        <w:t>.</w:t>
      </w:r>
      <w:del w:id="10" w:author="이장수/책임연구원/MC 연구소 D2실 9팀 2파트(jangsu.lee@lge.com)" w:date="2015-06-19T22:43:00Z">
        <w:r w:rsidRPr="00A23285" w:rsidDel="00D77591">
          <w:delText>))</w:delText>
        </w:r>
      </w:del>
    </w:p>
    <w:p w:rsidR="00F42B8D" w:rsidRPr="00A23285" w:rsidRDefault="00F42B8D"/>
    <w:p w:rsidR="00F42B8D" w:rsidRPr="00A23285" w:rsidRDefault="00892D31">
      <w:r w:rsidRPr="00A23285">
        <w:t>This document is organized as follows.</w:t>
      </w:r>
    </w:p>
    <w:p w:rsidR="006E491C" w:rsidRPr="00A23285" w:rsidRDefault="006E491C"/>
    <w:p w:rsidR="00F42B8D" w:rsidRPr="00A23285" w:rsidRDefault="00892D31">
      <w:pPr>
        <w:numPr>
          <w:ilvl w:val="0"/>
          <w:numId w:val="12"/>
        </w:numPr>
        <w:ind w:hanging="360"/>
        <w:contextualSpacing/>
      </w:pPr>
      <w:r w:rsidRPr="00A23285">
        <w:t>Section 2 - Project Overview</w:t>
      </w:r>
    </w:p>
    <w:p w:rsidR="00F42B8D" w:rsidRPr="00A23285" w:rsidRDefault="00597FF2">
      <w:pPr>
        <w:ind w:left="705"/>
      </w:pPr>
      <w:r>
        <w:t>-</w:t>
      </w:r>
    </w:p>
    <w:p w:rsidR="00F42B8D" w:rsidRPr="00A23285" w:rsidRDefault="00892D31">
      <w:pPr>
        <w:numPr>
          <w:ilvl w:val="0"/>
          <w:numId w:val="41"/>
        </w:numPr>
        <w:ind w:hanging="360"/>
        <w:contextualSpacing/>
      </w:pPr>
      <w:r w:rsidRPr="00A23285">
        <w:t>Section 3 - Architectural Drivers</w:t>
      </w:r>
    </w:p>
    <w:p w:rsidR="00F42B8D" w:rsidRPr="00A23285" w:rsidRDefault="00597FF2">
      <w:pPr>
        <w:ind w:left="705"/>
      </w:pPr>
      <w:r>
        <w:t>-</w:t>
      </w:r>
    </w:p>
    <w:p w:rsidR="00F42B8D" w:rsidRPr="00A23285" w:rsidRDefault="00892D31">
      <w:pPr>
        <w:numPr>
          <w:ilvl w:val="0"/>
          <w:numId w:val="17"/>
        </w:numPr>
        <w:ind w:hanging="360"/>
        <w:contextualSpacing/>
      </w:pPr>
      <w:r w:rsidRPr="00A23285">
        <w:t>Section 4 - System Context</w:t>
      </w:r>
    </w:p>
    <w:p w:rsidR="00F42B8D" w:rsidRPr="00A23285" w:rsidRDefault="00597FF2">
      <w:pPr>
        <w:ind w:left="705"/>
      </w:pPr>
      <w:r>
        <w:t>-</w:t>
      </w:r>
    </w:p>
    <w:p w:rsidR="00F42B8D" w:rsidRPr="00A23285" w:rsidRDefault="00892D31">
      <w:pPr>
        <w:numPr>
          <w:ilvl w:val="0"/>
          <w:numId w:val="42"/>
        </w:numPr>
        <w:ind w:hanging="360"/>
        <w:contextualSpacing/>
      </w:pPr>
      <w:r w:rsidRPr="00A23285">
        <w:t>Section 5 - 1st Decomposition</w:t>
      </w:r>
    </w:p>
    <w:p w:rsidR="00F42B8D" w:rsidRPr="00A23285" w:rsidRDefault="00597FF2">
      <w:pPr>
        <w:ind w:left="705"/>
      </w:pPr>
      <w:r>
        <w:t>-</w:t>
      </w:r>
    </w:p>
    <w:p w:rsidR="00F42B8D" w:rsidRPr="00A23285" w:rsidRDefault="00892D31">
      <w:pPr>
        <w:numPr>
          <w:ilvl w:val="0"/>
          <w:numId w:val="31"/>
        </w:numPr>
        <w:ind w:hanging="360"/>
        <w:contextualSpacing/>
      </w:pPr>
      <w:r w:rsidRPr="00A23285">
        <w:t>Section 6 - Decomposition of IoT Server</w:t>
      </w:r>
    </w:p>
    <w:p w:rsidR="00F42B8D" w:rsidRPr="00A23285" w:rsidRDefault="00597FF2">
      <w:pPr>
        <w:ind w:left="705"/>
      </w:pPr>
      <w:r>
        <w:t>-</w:t>
      </w:r>
    </w:p>
    <w:p w:rsidR="00F42B8D" w:rsidRPr="00A23285" w:rsidRDefault="00892D31">
      <w:pPr>
        <w:numPr>
          <w:ilvl w:val="0"/>
          <w:numId w:val="19"/>
        </w:numPr>
        <w:ind w:hanging="360"/>
        <w:contextualSpacing/>
      </w:pPr>
      <w:r w:rsidRPr="00A23285">
        <w:t>Section 7 - Decomposition of SA node</w:t>
      </w:r>
    </w:p>
    <w:p w:rsidR="00F42B8D" w:rsidRPr="00A23285" w:rsidRDefault="00597FF2">
      <w:pPr>
        <w:ind w:left="705"/>
      </w:pPr>
      <w:r>
        <w:t>-</w:t>
      </w:r>
    </w:p>
    <w:p w:rsidR="00F42B8D" w:rsidRPr="00A23285" w:rsidRDefault="00892D31">
      <w:pPr>
        <w:numPr>
          <w:ilvl w:val="0"/>
          <w:numId w:val="25"/>
        </w:numPr>
        <w:ind w:hanging="360"/>
        <w:contextualSpacing/>
      </w:pPr>
      <w:r w:rsidRPr="00A23285">
        <w:t>Section 8 - Decomposition of User App</w:t>
      </w:r>
    </w:p>
    <w:p w:rsidR="00F42B8D" w:rsidRPr="00A23285" w:rsidRDefault="00597FF2">
      <w:pPr>
        <w:ind w:left="705"/>
      </w:pPr>
      <w:r>
        <w:t>-</w:t>
      </w:r>
    </w:p>
    <w:p w:rsidR="00F42B8D" w:rsidRPr="00A23285" w:rsidRDefault="00892D31">
      <w:pPr>
        <w:numPr>
          <w:ilvl w:val="0"/>
          <w:numId w:val="25"/>
        </w:numPr>
        <w:ind w:hanging="360"/>
        <w:contextualSpacing/>
      </w:pPr>
      <w:r w:rsidRPr="00A23285">
        <w:t>Section 9 - System design supplement</w:t>
      </w:r>
    </w:p>
    <w:p w:rsidR="00D77591" w:rsidRDefault="00597FF2">
      <w:pPr>
        <w:ind w:left="720"/>
        <w:contextualSpacing/>
        <w:rPr>
          <w:ins w:id="11" w:author="이장수/책임연구원/MC 연구소 D2실 9팀 2파트(jangsu.lee@lge.com)" w:date="2015-06-19T22:45:00Z"/>
        </w:rPr>
        <w:pPrChange w:id="12" w:author="이장수/책임연구원/MC 연구소 D2실 9팀 2파트(jangsu.lee@lge.com)" w:date="2015-06-19T22:45:00Z">
          <w:pPr>
            <w:numPr>
              <w:numId w:val="25"/>
            </w:numPr>
            <w:ind w:left="720" w:hanging="360"/>
            <w:contextualSpacing/>
          </w:pPr>
        </w:pPrChange>
      </w:pPr>
      <w:r>
        <w:rPr>
          <w:rFonts w:hint="eastAsia"/>
        </w:rPr>
        <w:t>-</w:t>
      </w:r>
    </w:p>
    <w:p w:rsidR="002B202D" w:rsidRDefault="002B202D">
      <w:pPr>
        <w:ind w:left="720"/>
        <w:contextualSpacing/>
        <w:rPr>
          <w:ins w:id="13" w:author="이장수/책임연구원/MC 연구소 D2실 9팀 2파트(jangsu.lee@lge.com)" w:date="2015-06-19T22:45:00Z"/>
        </w:rPr>
        <w:pPrChange w:id="14" w:author="이장수/책임연구원/MC 연구소 D2실 9팀 2파트(jangsu.lee@lge.com)" w:date="2015-06-19T22:45:00Z">
          <w:pPr>
            <w:numPr>
              <w:numId w:val="25"/>
            </w:numPr>
            <w:ind w:left="720" w:hanging="360"/>
            <w:contextualSpacing/>
          </w:pPr>
        </w:pPrChange>
      </w:pPr>
    </w:p>
    <w:p w:rsidR="00E12A38" w:rsidRPr="00A23285" w:rsidRDefault="00E12A38">
      <w:pPr>
        <w:rPr>
          <w:rFonts w:eastAsia="Trebuchet MS"/>
          <w:sz w:val="32"/>
          <w:szCs w:val="32"/>
        </w:rPr>
      </w:pPr>
      <w:bookmarkStart w:id="15" w:name="_Toc422355522"/>
      <w:r w:rsidRPr="00A23285">
        <w:rPr>
          <w:b/>
          <w:sz w:val="32"/>
          <w:szCs w:val="32"/>
        </w:rPr>
        <w:br w:type="page"/>
      </w:r>
    </w:p>
    <w:p w:rsidR="00F42B8D" w:rsidRPr="00A23285" w:rsidRDefault="006E491C" w:rsidP="006E491C">
      <w:pPr>
        <w:pStyle w:val="2"/>
        <w:rPr>
          <w:rFonts w:ascii="Arial" w:hAnsi="Arial" w:cs="Arial"/>
        </w:rPr>
      </w:pPr>
      <w:r w:rsidRPr="00A23285">
        <w:rPr>
          <w:rFonts w:ascii="Arial" w:hAnsi="Arial" w:cs="Arial"/>
          <w:b w:val="0"/>
          <w:sz w:val="32"/>
          <w:szCs w:val="32"/>
        </w:rPr>
        <w:lastRenderedPageBreak/>
        <w:t>1.3</w:t>
      </w:r>
      <w:r w:rsidR="00892D31" w:rsidRPr="00A23285">
        <w:rPr>
          <w:rFonts w:ascii="Arial" w:hAnsi="Arial" w:cs="Arial"/>
          <w:b w:val="0"/>
          <w:sz w:val="32"/>
          <w:szCs w:val="32"/>
        </w:rPr>
        <w:t xml:space="preserve"> Te</w:t>
      </w:r>
      <w:r w:rsidRPr="00A23285">
        <w:rPr>
          <w:rFonts w:ascii="Arial" w:hAnsi="Arial" w:cs="Arial"/>
          <w:b w:val="0"/>
          <w:sz w:val="32"/>
          <w:szCs w:val="32"/>
        </w:rPr>
        <w:t>r</w:t>
      </w:r>
      <w:r w:rsidR="00892D31" w:rsidRPr="00A23285">
        <w:rPr>
          <w:rFonts w:ascii="Arial" w:hAnsi="Arial" w:cs="Arial"/>
          <w:b w:val="0"/>
          <w:sz w:val="32"/>
          <w:szCs w:val="32"/>
        </w:rPr>
        <w:t>minology and Definitions</w:t>
      </w:r>
      <w:bookmarkEnd w:id="15"/>
      <w:r w:rsidR="00892D31" w:rsidRPr="00A23285">
        <w:rPr>
          <w:rFonts w:ascii="Arial" w:hAnsi="Arial" w:cs="Arial"/>
          <w:sz w:val="32"/>
          <w:szCs w:val="32"/>
        </w:rPr>
        <w:br/>
      </w:r>
    </w:p>
    <w:p w:rsidR="00F42B8D" w:rsidRPr="00A23285" w:rsidRDefault="00892D31">
      <w:r w:rsidRPr="00A23285">
        <w:t>This section defines acronyms and terms that used in this document.</w:t>
      </w:r>
    </w:p>
    <w:tbl>
      <w:tblPr>
        <w:tblStyle w:val="a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648"/>
        <w:gridCol w:w="7262"/>
      </w:tblGrid>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Te</w:t>
            </w:r>
            <w:r w:rsidR="006E491C" w:rsidRPr="00A23285">
              <w:t>r</w:t>
            </w:r>
            <w:r w:rsidRPr="00A23285">
              <w:t>minology</w:t>
            </w:r>
          </w:p>
        </w:tc>
        <w:tc>
          <w:tcPr>
            <w:tcW w:w="3664" w:type="pct"/>
            <w:tcMar>
              <w:top w:w="100" w:type="dxa"/>
              <w:left w:w="100" w:type="dxa"/>
              <w:bottom w:w="100" w:type="dxa"/>
              <w:right w:w="100" w:type="dxa"/>
            </w:tcMar>
          </w:tcPr>
          <w:p w:rsidR="00F42B8D" w:rsidRPr="00A23285" w:rsidRDefault="00892D31">
            <w:pPr>
              <w:widowControl w:val="0"/>
              <w:spacing w:line="240" w:lineRule="auto"/>
              <w:jc w:val="center"/>
            </w:pPr>
            <w:r w:rsidRPr="00A23285">
              <w:t>Definition</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IoT</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Internet of things</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Sensor/actuator</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 node</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A device consist of sensors and/or actuator</w:t>
            </w:r>
            <w:r w:rsidR="002F1C47">
              <w:t>s, and a network module communicates</w:t>
            </w:r>
            <w:r w:rsidRPr="00A23285">
              <w:t xml:space="preserve"> with the IoT system.</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QA</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Quality attribute</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Sensor/actuator profile</w:t>
            </w:r>
          </w:p>
        </w:tc>
        <w:tc>
          <w:tcPr>
            <w:tcW w:w="3664" w:type="pct"/>
            <w:tcMar>
              <w:top w:w="100" w:type="dxa"/>
              <w:left w:w="100" w:type="dxa"/>
              <w:bottom w:w="100" w:type="dxa"/>
              <w:right w:w="100" w:type="dxa"/>
            </w:tcMar>
          </w:tcPr>
          <w:p w:rsidR="00F42B8D" w:rsidRPr="00A23285" w:rsidRDefault="00892D31">
            <w:pPr>
              <w:widowControl w:val="0"/>
              <w:spacing w:line="240" w:lineRule="auto"/>
            </w:pPr>
            <w:r w:rsidRPr="00A23285">
              <w:t xml:space="preserve">A characteristic and/or capability description of the sensor or actuator. </w:t>
            </w:r>
          </w:p>
        </w:tc>
      </w:tr>
      <w:tr w:rsidR="00F42B8D" w:rsidRPr="00A23285" w:rsidTr="003B4720">
        <w:tc>
          <w:tcPr>
            <w:tcW w:w="1336" w:type="pct"/>
            <w:tcMar>
              <w:top w:w="100" w:type="dxa"/>
              <w:left w:w="100" w:type="dxa"/>
              <w:bottom w:w="100" w:type="dxa"/>
              <w:right w:w="100" w:type="dxa"/>
            </w:tcMar>
          </w:tcPr>
          <w:p w:rsidR="00F42B8D" w:rsidRPr="00A23285" w:rsidRDefault="00892D31">
            <w:pPr>
              <w:widowControl w:val="0"/>
              <w:spacing w:line="240" w:lineRule="auto"/>
            </w:pPr>
            <w:r w:rsidRPr="00A23285">
              <w:t>SA node description</w:t>
            </w:r>
          </w:p>
        </w:tc>
        <w:tc>
          <w:tcPr>
            <w:tcW w:w="3664" w:type="pct"/>
            <w:tcMar>
              <w:top w:w="100" w:type="dxa"/>
              <w:left w:w="100" w:type="dxa"/>
              <w:bottom w:w="100" w:type="dxa"/>
              <w:right w:w="100" w:type="dxa"/>
            </w:tcMar>
          </w:tcPr>
          <w:p w:rsidR="00F42B8D" w:rsidRPr="00A23285" w:rsidRDefault="00892D31" w:rsidP="006E491C">
            <w:pPr>
              <w:widowControl w:val="0"/>
              <w:spacing w:line="240" w:lineRule="auto"/>
            </w:pPr>
            <w:r w:rsidRPr="00A23285">
              <w:t xml:space="preserve">A description of the SA node; including names of sensors and actuators, and </w:t>
            </w:r>
            <w:r w:rsidR="006E491C" w:rsidRPr="00A23285">
              <w:t>their</w:t>
            </w:r>
            <w:r w:rsidRPr="00A23285">
              <w:t xml:space="preserve"> profiles. </w:t>
            </w:r>
          </w:p>
        </w:tc>
      </w:tr>
    </w:tbl>
    <w:p w:rsidR="00F42B8D" w:rsidRPr="00A23285" w:rsidRDefault="00F42B8D"/>
    <w:p w:rsidR="00F42B8D" w:rsidRPr="00A23285" w:rsidRDefault="006E491C" w:rsidP="006E491C">
      <w:pPr>
        <w:pStyle w:val="2"/>
        <w:rPr>
          <w:rFonts w:ascii="Arial" w:hAnsi="Arial" w:cs="Arial"/>
          <w:b w:val="0"/>
          <w:sz w:val="32"/>
          <w:szCs w:val="32"/>
        </w:rPr>
      </w:pPr>
      <w:bookmarkStart w:id="16" w:name="_Toc422355523"/>
      <w:r w:rsidRPr="00A23285">
        <w:rPr>
          <w:rFonts w:ascii="Arial" w:hAnsi="Arial" w:cs="Arial"/>
          <w:b w:val="0"/>
          <w:sz w:val="32"/>
          <w:szCs w:val="32"/>
        </w:rPr>
        <w:t>1.4</w:t>
      </w:r>
      <w:r w:rsidR="00892D31" w:rsidRPr="00A23285">
        <w:rPr>
          <w:rFonts w:ascii="Arial" w:hAnsi="Arial" w:cs="Arial"/>
          <w:b w:val="0"/>
          <w:sz w:val="32"/>
          <w:szCs w:val="32"/>
        </w:rPr>
        <w:t xml:space="preserve"> References and Relevant Documents</w:t>
      </w:r>
      <w:bookmarkEnd w:id="16"/>
    </w:p>
    <w:p w:rsidR="00F42B8D" w:rsidRPr="00A23285" w:rsidRDefault="00F42B8D"/>
    <w:p w:rsidR="00F42B8D" w:rsidRPr="00A23285" w:rsidRDefault="00892D31">
      <w:r w:rsidRPr="00A23285">
        <w:t xml:space="preserve">[1] </w:t>
      </w:r>
      <w:hyperlink r:id="rId9">
        <w:r w:rsidRPr="00A23285">
          <w:rPr>
            <w:color w:val="1155CC"/>
            <w:u w:val="single"/>
          </w:rPr>
          <w:t>http://en.wikipedia.org/wiki/Internet_of_Things</w:t>
        </w:r>
      </w:hyperlink>
    </w:p>
    <w:p w:rsidR="00F42B8D" w:rsidRDefault="00892D31">
      <w:r w:rsidRPr="00A23285">
        <w:t xml:space="preserve">[2] </w:t>
      </w:r>
      <w:r w:rsidR="001164CD" w:rsidRPr="001164CD">
        <w:t>Team1_01_Architecture_Driver_Specifications_v1.0</w:t>
      </w:r>
      <w:r w:rsidR="001164CD">
        <w:t>.doc</w:t>
      </w:r>
    </w:p>
    <w:p w:rsidR="00C72F63" w:rsidRDefault="00C72F63">
      <w:r>
        <w:t xml:space="preserve">[3] </w:t>
      </w:r>
      <w:r w:rsidRPr="00C72F63">
        <w:t>Team1_03_Event Bus Interface Specification_v1.0</w:t>
      </w:r>
      <w:r>
        <w:t>.doc</w:t>
      </w:r>
    </w:p>
    <w:p w:rsidR="00C72F63" w:rsidRPr="00A23285" w:rsidRDefault="00C72F63">
      <w:r>
        <w:t xml:space="preserve">[4] </w:t>
      </w:r>
      <w:r w:rsidRPr="00C72F63">
        <w:t>Team1_04_RESTful Web API Specification_v1.0</w:t>
      </w:r>
      <w:r>
        <w:t>.doc</w:t>
      </w:r>
    </w:p>
    <w:p w:rsidR="00F42B8D" w:rsidRDefault="00F42B8D"/>
    <w:p w:rsidR="000A6B92" w:rsidRPr="00A23285" w:rsidRDefault="000A6B92"/>
    <w:p w:rsidR="00F42B8D" w:rsidRPr="00A23285" w:rsidRDefault="006E491C" w:rsidP="006E491C">
      <w:pPr>
        <w:pStyle w:val="a3"/>
        <w:ind w:leftChars="-129" w:left="-3" w:hangingChars="78" w:hanging="281"/>
        <w:outlineLvl w:val="0"/>
        <w:rPr>
          <w:rFonts w:ascii="Arial" w:hAnsi="Arial" w:cs="Arial"/>
          <w:sz w:val="36"/>
          <w:szCs w:val="36"/>
        </w:rPr>
      </w:pPr>
      <w:bookmarkStart w:id="17" w:name="_Toc422355524"/>
      <w:r w:rsidRPr="00A23285">
        <w:rPr>
          <w:rFonts w:ascii="Arial" w:hAnsi="Arial" w:cs="Arial"/>
          <w:sz w:val="36"/>
          <w:szCs w:val="36"/>
        </w:rPr>
        <w:t xml:space="preserve">2. </w:t>
      </w:r>
      <w:r w:rsidR="00892D31" w:rsidRPr="00A23285">
        <w:rPr>
          <w:rFonts w:ascii="Arial" w:hAnsi="Arial" w:cs="Arial"/>
          <w:sz w:val="36"/>
          <w:szCs w:val="36"/>
        </w:rPr>
        <w:t>PROJECT OVERVIEW</w:t>
      </w:r>
      <w:bookmarkEnd w:id="17"/>
    </w:p>
    <w:p w:rsidR="00F42B8D" w:rsidRPr="00A23285" w:rsidRDefault="00892D31" w:rsidP="006E491C">
      <w:pPr>
        <w:pStyle w:val="2"/>
        <w:rPr>
          <w:rFonts w:ascii="Arial" w:hAnsi="Arial" w:cs="Arial"/>
          <w:b w:val="0"/>
          <w:sz w:val="32"/>
          <w:szCs w:val="32"/>
        </w:rPr>
      </w:pPr>
      <w:bookmarkStart w:id="18" w:name="_Toc422355525"/>
      <w:r w:rsidRPr="00A23285">
        <w:rPr>
          <w:rFonts w:ascii="Arial" w:hAnsi="Arial" w:cs="Arial"/>
          <w:b w:val="0"/>
          <w:sz w:val="32"/>
          <w:szCs w:val="32"/>
        </w:rPr>
        <w:t>2.1 The Purpose of Project</w:t>
      </w:r>
      <w:bookmarkEnd w:id="18"/>
      <w:r w:rsidRPr="00A23285">
        <w:rPr>
          <w:rFonts w:ascii="Arial" w:hAnsi="Arial" w:cs="Arial"/>
          <w:b w:val="0"/>
          <w:sz w:val="32"/>
          <w:szCs w:val="32"/>
        </w:rPr>
        <w:t xml:space="preserve"> </w:t>
      </w:r>
    </w:p>
    <w:p w:rsidR="00F42B8D" w:rsidRPr="00A23285" w:rsidRDefault="00F42B8D"/>
    <w:p w:rsidR="00F42B8D" w:rsidRPr="00A23285" w:rsidRDefault="00892D31">
      <w:r w:rsidRPr="00A23285">
        <w:t xml:space="preserve">The Internet of things refers to the network of devices equipped with electronics, software, sensors, and </w:t>
      </w:r>
      <w:r w:rsidR="006E491C" w:rsidRPr="00A23285">
        <w:t>connectivity</w:t>
      </w:r>
      <w:r w:rsidRPr="00A23285">
        <w:t xml:space="preserve"> to provide the greater values or services by exchanging data with the manufacturer, service provider, and/or other connected </w:t>
      </w:r>
      <w:proofErr w:type="gramStart"/>
      <w:r w:rsidRPr="00A23285">
        <w:t>devices[</w:t>
      </w:r>
      <w:proofErr w:type="gramEnd"/>
      <w:r w:rsidRPr="00A23285">
        <w:t>1].  The purpose of this project is to build the IoT infrastructure which meets the following key goals.</w:t>
      </w:r>
    </w:p>
    <w:p w:rsidR="00F42B8D" w:rsidRPr="00A23285" w:rsidRDefault="00892D31">
      <w:pPr>
        <w:widowControl w:val="0"/>
        <w:numPr>
          <w:ilvl w:val="0"/>
          <w:numId w:val="9"/>
        </w:numPr>
        <w:spacing w:line="240" w:lineRule="auto"/>
        <w:ind w:hanging="360"/>
        <w:contextualSpacing/>
        <w:jc w:val="both"/>
      </w:pPr>
      <w:r w:rsidRPr="00A23285">
        <w:t>Create an IoT infrastructure to support accessing sensors and actuators installed in the home or business.</w:t>
      </w:r>
    </w:p>
    <w:p w:rsidR="00F42B8D" w:rsidRPr="00A23285" w:rsidRDefault="00892D31">
      <w:pPr>
        <w:widowControl w:val="0"/>
        <w:numPr>
          <w:ilvl w:val="0"/>
          <w:numId w:val="9"/>
        </w:numPr>
        <w:spacing w:line="240" w:lineRule="auto"/>
        <w:ind w:hanging="360"/>
        <w:contextualSpacing/>
        <w:jc w:val="both"/>
      </w:pPr>
      <w:r w:rsidRPr="00A23285">
        <w:t>Create an infrastructure to provide an ecosystem to develop cost competitive home or business IoT products for value-added-resellers and other 3</w:t>
      </w:r>
      <w:r w:rsidRPr="00A23285">
        <w:rPr>
          <w:vertAlign w:val="superscript"/>
        </w:rPr>
        <w:t>rd</w:t>
      </w:r>
      <w:r w:rsidRPr="00A23285">
        <w:t xml:space="preserve"> party hardware and software application developers, service providers, and installers and maintainers.</w:t>
      </w:r>
    </w:p>
    <w:p w:rsidR="00F42B8D" w:rsidRPr="00A23285" w:rsidRDefault="00892D31">
      <w:pPr>
        <w:widowControl w:val="0"/>
        <w:numPr>
          <w:ilvl w:val="0"/>
          <w:numId w:val="9"/>
        </w:numPr>
        <w:spacing w:line="240" w:lineRule="auto"/>
        <w:ind w:hanging="360"/>
        <w:contextualSpacing/>
        <w:jc w:val="both"/>
      </w:pPr>
      <w:r w:rsidRPr="00A23285">
        <w:t>Build a basic data centric infrastructure to provide IoT data sets for developers to create future data mining, analytic operations, and services.</w:t>
      </w:r>
    </w:p>
    <w:p w:rsidR="00F42B8D" w:rsidRPr="00A23285" w:rsidRDefault="00F42B8D">
      <w:pPr>
        <w:widowControl w:val="0"/>
        <w:spacing w:line="240" w:lineRule="auto"/>
        <w:jc w:val="both"/>
      </w:pPr>
    </w:p>
    <w:p w:rsidR="00F42B8D" w:rsidRPr="00A23285" w:rsidRDefault="00892D31" w:rsidP="006E491C">
      <w:pPr>
        <w:pStyle w:val="2"/>
        <w:rPr>
          <w:rFonts w:ascii="Arial" w:hAnsi="Arial" w:cs="Arial"/>
          <w:b w:val="0"/>
          <w:sz w:val="32"/>
          <w:szCs w:val="32"/>
        </w:rPr>
      </w:pPr>
      <w:bookmarkStart w:id="19" w:name="_Toc422355526"/>
      <w:r w:rsidRPr="00A23285">
        <w:rPr>
          <w:rFonts w:ascii="Arial" w:hAnsi="Arial" w:cs="Arial"/>
          <w:b w:val="0"/>
          <w:sz w:val="32"/>
          <w:szCs w:val="32"/>
        </w:rPr>
        <w:lastRenderedPageBreak/>
        <w:t>2.2 The Scope of Project</w:t>
      </w:r>
      <w:bookmarkEnd w:id="19"/>
    </w:p>
    <w:p w:rsidR="00F42B8D" w:rsidRPr="00A23285" w:rsidRDefault="00F42B8D"/>
    <w:p w:rsidR="00F42B8D" w:rsidRPr="00A23285" w:rsidRDefault="00892D31">
      <w:r w:rsidRPr="00A23285">
        <w:t xml:space="preserve">The scope of the project is to design and build the IoT infrastructure.  The IoT infrastructure is consist of three major parts; the IoT server, the SA node, and the user application.  The IoT server provides services - event publication and subscription, and secure access to the connected devices or the data collection for SA nodes and user applications.  The SA node can post sensor states or notifications, and/or retrieve actuator control messages or any events from other devices, systems, or users for extended services through the IoT server.  In the other hand, the user application can post actuator </w:t>
      </w:r>
      <w:r w:rsidR="006E491C" w:rsidRPr="00A23285">
        <w:t>control</w:t>
      </w:r>
      <w:r w:rsidRPr="00A23285">
        <w:t xml:space="preserve"> event, retrieve sensor states or notifications from the SA node, and/or access the </w:t>
      </w:r>
      <w:r w:rsidR="006E491C" w:rsidRPr="00A23285">
        <w:t>collection</w:t>
      </w:r>
      <w:r w:rsidRPr="00A23285">
        <w:t xml:space="preserve"> of data through the IoT server.</w:t>
      </w:r>
    </w:p>
    <w:p w:rsidR="00F42B8D" w:rsidRPr="00A23285" w:rsidRDefault="00F42B8D"/>
    <w:p w:rsidR="00F42B8D" w:rsidRPr="00A23285" w:rsidRDefault="00892D31" w:rsidP="006E491C">
      <w:pPr>
        <w:pStyle w:val="2"/>
        <w:rPr>
          <w:rFonts w:ascii="Arial" w:hAnsi="Arial" w:cs="Arial"/>
          <w:b w:val="0"/>
          <w:sz w:val="32"/>
          <w:szCs w:val="32"/>
        </w:rPr>
      </w:pPr>
      <w:bookmarkStart w:id="20" w:name="_Toc422355527"/>
      <w:r w:rsidRPr="00A23285">
        <w:rPr>
          <w:rFonts w:ascii="Arial" w:hAnsi="Arial" w:cs="Arial"/>
          <w:b w:val="0"/>
          <w:sz w:val="32"/>
          <w:szCs w:val="32"/>
        </w:rPr>
        <w:t>2.3 The Stakeholders</w:t>
      </w:r>
      <w:bookmarkEnd w:id="20"/>
    </w:p>
    <w:p w:rsidR="00F42B8D" w:rsidRPr="00A23285" w:rsidRDefault="00F42B8D"/>
    <w:p w:rsidR="00F42B8D" w:rsidRPr="00A23285" w:rsidRDefault="00892D31">
      <w:r w:rsidRPr="00A23285">
        <w:t xml:space="preserve">The stakeholders of the project are customers, and IoT business interest group such as sensor/actuator producers, home builders, third-party service providers, application developers, etc, and the project management.  Functional requirements are extracted from the use cases of customers or the IoT business interest group, and the quality attributes are derived from the requirements.  </w:t>
      </w:r>
      <w:r w:rsidR="006E491C" w:rsidRPr="00A23285">
        <w:t>Business</w:t>
      </w:r>
      <w:r w:rsidRPr="00A23285">
        <w:t xml:space="preserve"> and/or technical constrains, the project planning and the priority of the QAs are discussed and confirmed with the project managements.</w:t>
      </w:r>
    </w:p>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21" w:name="_Toc422355528"/>
      <w:r w:rsidRPr="00A23285">
        <w:rPr>
          <w:rFonts w:ascii="Arial" w:hAnsi="Arial" w:cs="Arial"/>
          <w:sz w:val="36"/>
          <w:szCs w:val="36"/>
        </w:rPr>
        <w:t xml:space="preserve">3. </w:t>
      </w:r>
      <w:r w:rsidR="00892D31" w:rsidRPr="00A23285">
        <w:rPr>
          <w:rFonts w:ascii="Arial" w:hAnsi="Arial" w:cs="Arial"/>
          <w:sz w:val="36"/>
          <w:szCs w:val="36"/>
        </w:rPr>
        <w:t>ARCHITECTURAL DRIVERS</w:t>
      </w:r>
      <w:bookmarkEnd w:id="21"/>
    </w:p>
    <w:p w:rsidR="00F42B8D" w:rsidRPr="00A23285" w:rsidRDefault="00F42B8D"/>
    <w:p w:rsidR="00F42B8D" w:rsidRPr="00A23285" w:rsidRDefault="00892D31">
      <w:r w:rsidRPr="00A23285">
        <w:t xml:space="preserve">The aim of this section is to describe the architectural drivers of the IoT project: high level functionality in the form of use cases, the summary of quality attributes, and constraints.  Refer to </w:t>
      </w:r>
      <w:ins w:id="22" w:author="이장수/책임연구원/MC 연구소 D2실 9팀 2파트(jangsu.lee@lge.com)" w:date="2015-06-20T17:23:00Z">
        <w:r w:rsidR="004E12A4" w:rsidRPr="004E12A4">
          <w:t>Team1_01_Architecture_Driver_Specifications_</w:t>
        </w:r>
        <w:proofErr w:type="gramStart"/>
        <w:r w:rsidR="004E12A4" w:rsidRPr="004E12A4">
          <w:t>v1.0</w:t>
        </w:r>
        <w:r w:rsidR="004E12A4">
          <w:t>.doc</w:t>
        </w:r>
      </w:ins>
      <w:proofErr w:type="gramEnd"/>
      <w:del w:id="23" w:author="이장수/책임연구원/MC 연구소 D2실 9팀 2파트(jangsu.lee@lge.com)" w:date="2015-06-20T17:23:00Z">
        <w:r w:rsidRPr="00A23285" w:rsidDel="004E12A4">
          <w:delText>Team1_ADS.pdf</w:delText>
        </w:r>
      </w:del>
      <w:r w:rsidRPr="00A23285">
        <w:t xml:space="preserve">[2] for more detail on the </w:t>
      </w:r>
      <w:r w:rsidR="006E491C" w:rsidRPr="00A23285">
        <w:t>architectural</w:t>
      </w:r>
      <w:r w:rsidRPr="00A23285">
        <w:t xml:space="preserve"> drivers of the project.</w:t>
      </w:r>
    </w:p>
    <w:p w:rsidR="00F42B8D" w:rsidRPr="00A23285" w:rsidRDefault="00F42B8D"/>
    <w:p w:rsidR="00F42B8D" w:rsidRPr="00A23285" w:rsidRDefault="00892D31" w:rsidP="006E491C">
      <w:pPr>
        <w:pStyle w:val="2"/>
        <w:rPr>
          <w:rFonts w:ascii="Arial" w:hAnsi="Arial" w:cs="Arial"/>
          <w:b w:val="0"/>
          <w:sz w:val="32"/>
          <w:szCs w:val="32"/>
        </w:rPr>
      </w:pPr>
      <w:bookmarkStart w:id="24" w:name="_Toc422355529"/>
      <w:r w:rsidRPr="00A23285">
        <w:rPr>
          <w:rFonts w:ascii="Arial" w:hAnsi="Arial" w:cs="Arial"/>
          <w:b w:val="0"/>
          <w:sz w:val="32"/>
          <w:szCs w:val="32"/>
        </w:rPr>
        <w:t>3.1 High Level Functional Requirements</w:t>
      </w:r>
      <w:bookmarkEnd w:id="24"/>
    </w:p>
    <w:p w:rsidR="00F42B8D" w:rsidRPr="00A23285" w:rsidRDefault="00F42B8D"/>
    <w:p w:rsidR="00F42B8D" w:rsidRPr="00A23285" w:rsidRDefault="00892D31">
      <w:r w:rsidRPr="00A23285">
        <w:t>The key functional requirements of the system are as follows.</w:t>
      </w:r>
    </w:p>
    <w:p w:rsidR="00F42B8D" w:rsidRPr="00A23285" w:rsidRDefault="00892D31">
      <w:pPr>
        <w:numPr>
          <w:ilvl w:val="0"/>
          <w:numId w:val="35"/>
        </w:numPr>
        <w:ind w:hanging="360"/>
        <w:contextualSpacing/>
      </w:pPr>
      <w:r w:rsidRPr="00A23285">
        <w:t>The system should provide secured IoT services.</w:t>
      </w:r>
    </w:p>
    <w:p w:rsidR="00F42B8D" w:rsidRPr="00A23285" w:rsidRDefault="00892D31">
      <w:pPr>
        <w:numPr>
          <w:ilvl w:val="0"/>
          <w:numId w:val="35"/>
        </w:numPr>
        <w:ind w:hanging="360"/>
        <w:contextualSpacing/>
      </w:pPr>
      <w:r w:rsidRPr="00A23285">
        <w:t xml:space="preserve">The system enables the user to control actuators, and to </w:t>
      </w:r>
      <w:r w:rsidR="006E491C" w:rsidRPr="00A23285">
        <w:t>determine</w:t>
      </w:r>
      <w:r w:rsidRPr="00A23285">
        <w:t xml:space="preserve"> sensor states.</w:t>
      </w:r>
    </w:p>
    <w:p w:rsidR="00F42B8D" w:rsidRPr="00A23285" w:rsidRDefault="00892D31">
      <w:pPr>
        <w:numPr>
          <w:ilvl w:val="0"/>
          <w:numId w:val="35"/>
        </w:numPr>
        <w:ind w:hanging="360"/>
        <w:contextualSpacing/>
      </w:pPr>
      <w:r w:rsidRPr="00A23285">
        <w:t>The system should collect user command and sensor states, and present them to the rightful customers.</w:t>
      </w:r>
    </w:p>
    <w:p w:rsidR="00F42B8D" w:rsidRPr="00A23285" w:rsidRDefault="00F42B8D"/>
    <w:p w:rsidR="00F42B8D" w:rsidRPr="00A23285" w:rsidRDefault="00892D31">
      <w:r w:rsidRPr="00A23285">
        <w:t xml:space="preserve">Below </w:t>
      </w:r>
      <w:r w:rsidR="000B1DED">
        <w:t xml:space="preserve">are </w:t>
      </w:r>
      <w:r w:rsidRPr="00A23285">
        <w:t xml:space="preserve">the </w:t>
      </w:r>
      <w:r w:rsidR="006E491C" w:rsidRPr="00A23285">
        <w:t>functional</w:t>
      </w:r>
      <w:r w:rsidRPr="00A23285">
        <w:t xml:space="preserve"> requirements of the system in more detail.</w:t>
      </w:r>
    </w:p>
    <w:p w:rsidR="00F42B8D" w:rsidRPr="00A23285" w:rsidRDefault="00F42B8D"/>
    <w:tbl>
      <w:tblPr>
        <w:tblStyle w:val="a7"/>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4"/>
        <w:gridCol w:w="1976"/>
      </w:tblGrid>
      <w:tr w:rsidR="00F42B8D" w:rsidRPr="00A23285" w:rsidTr="00F7374B">
        <w:trPr>
          <w:trHeight w:val="560"/>
        </w:trPr>
        <w:tc>
          <w:tcPr>
            <w:tcW w:w="4004" w:type="pct"/>
            <w:vAlign w:val="center"/>
          </w:tcPr>
          <w:p w:rsidR="00F42B8D" w:rsidRPr="00A23285" w:rsidRDefault="00892D31">
            <w:r w:rsidRPr="00A23285">
              <w:rPr>
                <w:b/>
              </w:rPr>
              <w:t>Access secured services</w:t>
            </w:r>
          </w:p>
        </w:tc>
        <w:tc>
          <w:tcPr>
            <w:tcW w:w="996" w:type="pct"/>
            <w:vAlign w:val="center"/>
          </w:tcPr>
          <w:p w:rsidR="00F42B8D" w:rsidRPr="00A23285" w:rsidRDefault="00892D31">
            <w:r w:rsidRPr="00A23285">
              <w:t>FR01</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lastRenderedPageBreak/>
              <w:t>User accesses the system in secured environment.  User must login to the system for services. Unauthorized persons are not allowed to control sensors installed in home, register SA nodes, or access any data gathered in the system.</w:t>
            </w:r>
          </w:p>
        </w:tc>
      </w:tr>
    </w:tbl>
    <w:p w:rsidR="00F42B8D" w:rsidRPr="00A23285" w:rsidRDefault="00F42B8D"/>
    <w:tbl>
      <w:tblPr>
        <w:tblStyle w:val="a8"/>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Discover SA nodes</w:t>
            </w:r>
          </w:p>
        </w:tc>
        <w:tc>
          <w:tcPr>
            <w:tcW w:w="995" w:type="pct"/>
            <w:vAlign w:val="center"/>
          </w:tcPr>
          <w:p w:rsidR="00F42B8D" w:rsidRPr="00A23285" w:rsidRDefault="00892D31">
            <w:r w:rsidRPr="00A23285">
              <w:t>FR02</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queries home to find out how many nodes are installed and what sensors/actuators are installed on each node.</w:t>
            </w:r>
          </w:p>
        </w:tc>
      </w:tr>
    </w:tbl>
    <w:p w:rsidR="00F42B8D" w:rsidRPr="00A23285" w:rsidRDefault="00F42B8D"/>
    <w:tbl>
      <w:tblPr>
        <w:tblStyle w:val="a9"/>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Determine sensors and control actuators</w:t>
            </w:r>
          </w:p>
        </w:tc>
        <w:tc>
          <w:tcPr>
            <w:tcW w:w="995" w:type="pct"/>
            <w:vAlign w:val="center"/>
          </w:tcPr>
          <w:p w:rsidR="00F42B8D" w:rsidRPr="00A23285" w:rsidRDefault="00892D31">
            <w:r w:rsidRPr="00A23285">
              <w:t>FR03</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can determine the temperature/humidity, turn on and off lights, open and close the door, turn on the alarm, and determine if anyone is home.  However, user must set the alarm off prior to opening the door.</w:t>
            </w:r>
          </w:p>
        </w:tc>
      </w:tr>
    </w:tbl>
    <w:p w:rsidR="00F42B8D" w:rsidRPr="00A23285" w:rsidRDefault="00F42B8D"/>
    <w:tbl>
      <w:tblPr>
        <w:tblStyle w:val="aa"/>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Log user commands and sensor values</w:t>
            </w:r>
          </w:p>
        </w:tc>
        <w:tc>
          <w:tcPr>
            <w:tcW w:w="995" w:type="pct"/>
            <w:vAlign w:val="center"/>
          </w:tcPr>
          <w:p w:rsidR="00F42B8D" w:rsidRPr="00A23285" w:rsidRDefault="00892D31">
            <w:r w:rsidRPr="00A23285">
              <w:t>FR04</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commands and sensor values are stored in IoT infrastructure for some period of time.  This data set can be utilized by developers to create future data mining, analytic operations, and services.</w:t>
            </w:r>
          </w:p>
        </w:tc>
      </w:tr>
    </w:tbl>
    <w:p w:rsidR="00F42B8D" w:rsidRPr="00A23285" w:rsidRDefault="00F42B8D"/>
    <w:tbl>
      <w:tblPr>
        <w:tblStyle w:val="ab"/>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Send emergency message</w:t>
            </w:r>
          </w:p>
        </w:tc>
        <w:tc>
          <w:tcPr>
            <w:tcW w:w="995" w:type="pct"/>
            <w:vAlign w:val="center"/>
          </w:tcPr>
          <w:p w:rsidR="00F42B8D" w:rsidRPr="00A23285" w:rsidRDefault="00892D31">
            <w:r w:rsidRPr="00A23285">
              <w:t>FR05</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 xml:space="preserve">An emergency message is sent to the user when door is opened manually or the house is suddenly occupied while alarm is set. </w:t>
            </w:r>
          </w:p>
        </w:tc>
      </w:tr>
    </w:tbl>
    <w:p w:rsidR="00F42B8D" w:rsidRPr="00A23285" w:rsidRDefault="00F42B8D"/>
    <w:tbl>
      <w:tblPr>
        <w:tblStyle w:val="ac"/>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Lock house automatically</w:t>
            </w:r>
          </w:p>
        </w:tc>
        <w:tc>
          <w:tcPr>
            <w:tcW w:w="995" w:type="pct"/>
            <w:vAlign w:val="center"/>
          </w:tcPr>
          <w:p w:rsidR="00F42B8D" w:rsidRPr="00A23285" w:rsidRDefault="00892D31">
            <w:r w:rsidRPr="00A23285">
              <w:t>FR06</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User is informed upon the vacancy of house and asked to lock the house. If the home is vacancy for 30 seconds and alarm is not set, SA node notifies user. If the user failed to respond to the message within 5 minutes, the door is closed, and the alarm is set automatically.</w:t>
            </w:r>
          </w:p>
        </w:tc>
      </w:tr>
    </w:tbl>
    <w:p w:rsidR="00F42B8D" w:rsidRPr="00A23285" w:rsidRDefault="00F42B8D"/>
    <w:tbl>
      <w:tblPr>
        <w:tblStyle w:val="ad"/>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Turn off light automatically</w:t>
            </w:r>
          </w:p>
        </w:tc>
        <w:tc>
          <w:tcPr>
            <w:tcW w:w="995" w:type="pct"/>
            <w:vAlign w:val="center"/>
          </w:tcPr>
          <w:p w:rsidR="00F42B8D" w:rsidRPr="00A23285" w:rsidRDefault="00892D31">
            <w:r w:rsidRPr="00A23285">
              <w:t>FR07</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When no one is home for 10 minutes, the light is turned off automatically.</w:t>
            </w:r>
          </w:p>
        </w:tc>
      </w:tr>
    </w:tbl>
    <w:p w:rsidR="00F42B8D" w:rsidRPr="00A23285" w:rsidRDefault="00F42B8D"/>
    <w:tbl>
      <w:tblPr>
        <w:tblStyle w:val="ae"/>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t>Register SA node</w:t>
            </w:r>
          </w:p>
        </w:tc>
        <w:tc>
          <w:tcPr>
            <w:tcW w:w="995" w:type="pct"/>
            <w:vAlign w:val="center"/>
          </w:tcPr>
          <w:p w:rsidR="00F42B8D" w:rsidRPr="00A23285" w:rsidRDefault="00892D31">
            <w:r w:rsidRPr="00A23285">
              <w:t>FR08</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adds nodes to the system.  Equipped sensors and actuators are recognized.</w:t>
            </w:r>
          </w:p>
        </w:tc>
      </w:tr>
    </w:tbl>
    <w:p w:rsidR="00F42B8D" w:rsidRPr="00A23285" w:rsidRDefault="00F42B8D"/>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7946"/>
        <w:gridCol w:w="1974"/>
      </w:tblGrid>
      <w:tr w:rsidR="00F42B8D" w:rsidRPr="00A23285" w:rsidTr="00F7374B">
        <w:trPr>
          <w:trHeight w:val="560"/>
        </w:trPr>
        <w:tc>
          <w:tcPr>
            <w:tcW w:w="4005" w:type="pct"/>
            <w:vAlign w:val="center"/>
          </w:tcPr>
          <w:p w:rsidR="00F42B8D" w:rsidRPr="00A23285" w:rsidRDefault="00892D31">
            <w:r w:rsidRPr="00A23285">
              <w:rPr>
                <w:b/>
              </w:rPr>
              <w:lastRenderedPageBreak/>
              <w:t>Unregister SA node</w:t>
            </w:r>
          </w:p>
        </w:tc>
        <w:tc>
          <w:tcPr>
            <w:tcW w:w="995" w:type="pct"/>
            <w:vAlign w:val="center"/>
          </w:tcPr>
          <w:p w:rsidR="00F42B8D" w:rsidRPr="00A23285" w:rsidRDefault="00892D31">
            <w:r w:rsidRPr="00A23285">
              <w:t>FR09</w:t>
            </w:r>
          </w:p>
        </w:tc>
      </w:tr>
      <w:tr w:rsidR="00F42B8D" w:rsidRPr="00A23285" w:rsidTr="00F7374B">
        <w:trPr>
          <w:trHeight w:val="560"/>
        </w:trPr>
        <w:tc>
          <w:tcPr>
            <w:tcW w:w="5000" w:type="pct"/>
            <w:gridSpan w:val="2"/>
            <w:vAlign w:val="center"/>
          </w:tcPr>
          <w:p w:rsidR="00F42B8D" w:rsidRPr="00A23285" w:rsidRDefault="00892D31">
            <w:r w:rsidRPr="00A23285">
              <w:rPr>
                <w:b/>
              </w:rPr>
              <w:t>Description</w:t>
            </w:r>
            <w:r w:rsidRPr="00A23285">
              <w:t>:</w:t>
            </w:r>
          </w:p>
          <w:p w:rsidR="00F42B8D" w:rsidRPr="00A23285" w:rsidRDefault="00892D31">
            <w:r w:rsidRPr="00A23285">
              <w:t>Authorized user removes nodes from the system.</w:t>
            </w:r>
          </w:p>
        </w:tc>
      </w:tr>
    </w:tbl>
    <w:p w:rsidR="00F42B8D" w:rsidRPr="00A23285" w:rsidRDefault="00F42B8D">
      <w:pPr>
        <w:spacing w:line="240" w:lineRule="auto"/>
      </w:pPr>
    </w:p>
    <w:tbl>
      <w:tblPr>
        <w:tblStyle w:val="af0"/>
        <w:tblW w:w="5000" w:type="pct"/>
        <w:tblInd w:w="0" w:type="dxa"/>
        <w:tblLook w:val="0400" w:firstRow="0" w:lastRow="0" w:firstColumn="0" w:lastColumn="0" w:noHBand="0" w:noVBand="1"/>
      </w:tblPr>
      <w:tblGrid>
        <w:gridCol w:w="7945"/>
        <w:gridCol w:w="1969"/>
      </w:tblGrid>
      <w:tr w:rsidR="00F42B8D" w:rsidRPr="00A23285" w:rsidTr="00F7374B">
        <w:trPr>
          <w:trHeight w:val="540"/>
        </w:trPr>
        <w:tc>
          <w:tcPr>
            <w:tcW w:w="4007"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Grant SA node access permission</w:t>
            </w:r>
          </w:p>
        </w:tc>
        <w:tc>
          <w:tcPr>
            <w:tcW w:w="993"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FR10</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grants an access permission of the node to others.  However, only owner of the node can unregister the node.</w:t>
            </w:r>
          </w:p>
        </w:tc>
      </w:tr>
    </w:tbl>
    <w:p w:rsidR="00F42B8D" w:rsidRPr="00A23285" w:rsidRDefault="00F42B8D">
      <w:pPr>
        <w:spacing w:line="240" w:lineRule="auto"/>
      </w:pPr>
    </w:p>
    <w:tbl>
      <w:tblPr>
        <w:tblStyle w:val="af1"/>
        <w:tblW w:w="5000" w:type="pct"/>
        <w:tblInd w:w="0" w:type="dxa"/>
        <w:tblLook w:val="0400" w:firstRow="0" w:lastRow="0" w:firstColumn="0" w:lastColumn="0" w:noHBand="0" w:noVBand="1"/>
      </w:tblPr>
      <w:tblGrid>
        <w:gridCol w:w="7947"/>
        <w:gridCol w:w="1967"/>
      </w:tblGrid>
      <w:tr w:rsidR="00F42B8D" w:rsidRPr="00A23285" w:rsidTr="00F7374B">
        <w:trPr>
          <w:trHeight w:val="540"/>
        </w:trPr>
        <w:tc>
          <w:tcPr>
            <w:tcW w:w="4008"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Transfer SA node ownership</w:t>
            </w:r>
          </w:p>
        </w:tc>
        <w:tc>
          <w:tcPr>
            <w:tcW w:w="992" w:type="pct"/>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t>FR11</w:t>
            </w:r>
          </w:p>
        </w:tc>
      </w:tr>
      <w:tr w:rsidR="00F42B8D" w:rsidRPr="00A23285" w:rsidTr="00F7374B">
        <w:trPr>
          <w:trHeight w:val="540"/>
        </w:trPr>
        <w:tc>
          <w:tcPr>
            <w:tcW w:w="5000" w:type="pct"/>
            <w:gridSpan w:val="2"/>
            <w:tcBorders>
              <w:top w:val="single" w:sz="6" w:space="0" w:color="000000"/>
              <w:left w:val="single" w:sz="6" w:space="0" w:color="000000"/>
              <w:bottom w:val="single" w:sz="6" w:space="0" w:color="000000"/>
              <w:right w:val="single" w:sz="6" w:space="0" w:color="000000"/>
            </w:tcBorders>
            <w:tcMar>
              <w:left w:w="120" w:type="dxa"/>
              <w:right w:w="120" w:type="dxa"/>
            </w:tcMar>
            <w:vAlign w:val="center"/>
          </w:tcPr>
          <w:p w:rsidR="00F42B8D" w:rsidRPr="00A23285" w:rsidRDefault="00892D31">
            <w:pPr>
              <w:spacing w:line="240" w:lineRule="auto"/>
            </w:pPr>
            <w:r w:rsidRPr="00A23285">
              <w:rPr>
                <w:b/>
              </w:rPr>
              <w:t>Description:</w:t>
            </w:r>
          </w:p>
          <w:p w:rsidR="00F42B8D" w:rsidRPr="00A23285" w:rsidRDefault="00892D31">
            <w:pPr>
              <w:spacing w:line="240" w:lineRule="auto"/>
            </w:pPr>
            <w:r w:rsidRPr="00A23285">
              <w:t>User who registered a SA node is the owner of the node.  He/she can give up the ownership of the node, and transfer the ownership to other user.  The user who gives up the ownership still has the access permission of the node.</w:t>
            </w:r>
          </w:p>
        </w:tc>
      </w:tr>
    </w:tbl>
    <w:p w:rsidR="00F42B8D" w:rsidRPr="00A23285" w:rsidRDefault="00F42B8D"/>
    <w:p w:rsidR="00F42B8D" w:rsidRPr="00A23285" w:rsidRDefault="00892D31" w:rsidP="00235A9F">
      <w:pPr>
        <w:pStyle w:val="2"/>
        <w:rPr>
          <w:rFonts w:ascii="Arial" w:hAnsi="Arial" w:cs="Arial"/>
          <w:b w:val="0"/>
          <w:sz w:val="32"/>
          <w:szCs w:val="32"/>
        </w:rPr>
      </w:pPr>
      <w:bookmarkStart w:id="25" w:name="_Toc422355530"/>
      <w:r w:rsidRPr="00A23285">
        <w:rPr>
          <w:rFonts w:ascii="Arial" w:hAnsi="Arial" w:cs="Arial"/>
          <w:b w:val="0"/>
          <w:sz w:val="32"/>
          <w:szCs w:val="32"/>
        </w:rPr>
        <w:t>3.2 Quality Attributes</w:t>
      </w:r>
      <w:bookmarkEnd w:id="25"/>
    </w:p>
    <w:p w:rsidR="00F42B8D" w:rsidRPr="00A23285" w:rsidRDefault="00F42B8D"/>
    <w:p w:rsidR="00F42B8D" w:rsidRPr="00A23285" w:rsidRDefault="00892D31">
      <w:r w:rsidRPr="00A23285">
        <w:t>Quality attributes that the system must promote in the architecture design are:</w:t>
      </w:r>
    </w:p>
    <w:p w:rsidR="00F42B8D" w:rsidRPr="00A23285" w:rsidRDefault="00892D31">
      <w:pPr>
        <w:numPr>
          <w:ilvl w:val="0"/>
          <w:numId w:val="26"/>
        </w:numPr>
        <w:ind w:hanging="360"/>
        <w:contextualSpacing/>
      </w:pPr>
      <w:r w:rsidRPr="00A23285">
        <w:t>The system must identify unauthorized accesses, and protect data and services from it.</w:t>
      </w:r>
    </w:p>
    <w:p w:rsidR="00F42B8D" w:rsidRPr="00A23285" w:rsidRDefault="00892D31">
      <w:pPr>
        <w:numPr>
          <w:ilvl w:val="0"/>
          <w:numId w:val="26"/>
        </w:numPr>
        <w:ind w:hanging="360"/>
        <w:contextualSpacing/>
      </w:pPr>
      <w:r w:rsidRPr="00A23285">
        <w:t xml:space="preserve">The </w:t>
      </w:r>
      <w:r w:rsidR="006E491C" w:rsidRPr="00A23285">
        <w:t>system</w:t>
      </w:r>
      <w:r w:rsidRPr="00A23285">
        <w:t xml:space="preserve"> should not allow users to register SA nodes that are not owned by them.</w:t>
      </w:r>
    </w:p>
    <w:p w:rsidR="00F42B8D" w:rsidRPr="00A23285" w:rsidRDefault="00892D31">
      <w:pPr>
        <w:numPr>
          <w:ilvl w:val="0"/>
          <w:numId w:val="26"/>
        </w:numPr>
        <w:ind w:hanging="360"/>
        <w:contextualSpacing/>
      </w:pPr>
      <w:r w:rsidRPr="00A23285">
        <w:t>The system should identify the failure of SA nodes.</w:t>
      </w:r>
    </w:p>
    <w:p w:rsidR="00F42B8D" w:rsidRPr="00A23285" w:rsidRDefault="00892D31">
      <w:pPr>
        <w:numPr>
          <w:ilvl w:val="0"/>
          <w:numId w:val="26"/>
        </w:numPr>
        <w:ind w:hanging="360"/>
        <w:contextualSpacing/>
      </w:pPr>
      <w:r w:rsidRPr="00A23285">
        <w:t>The system should make it easy to add emerging protocols.</w:t>
      </w:r>
    </w:p>
    <w:p w:rsidR="00F42B8D" w:rsidRPr="00A23285" w:rsidRDefault="00892D31">
      <w:pPr>
        <w:numPr>
          <w:ilvl w:val="0"/>
          <w:numId w:val="26"/>
        </w:numPr>
        <w:ind w:hanging="360"/>
        <w:contextualSpacing/>
      </w:pPr>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w:t>
      </w:r>
    </w:p>
    <w:p w:rsidR="00F42B8D" w:rsidRPr="00A23285" w:rsidRDefault="00F42B8D"/>
    <w:p w:rsidR="00F42B8D" w:rsidRPr="00A23285" w:rsidRDefault="00892D31">
      <w:r w:rsidRPr="00A23285">
        <w:t>One of the most important quality attribute of the IoT system is the security, since the security breach of the system can lead to physical damages of people.  The system must provide best efforts to prevent the malicious use of the system.  Only authorized users should be able to control or register the SA nodes of which they have permission.</w:t>
      </w:r>
    </w:p>
    <w:p w:rsidR="00F42B8D" w:rsidRPr="00A23285" w:rsidRDefault="00F42B8D"/>
    <w:p w:rsidR="00F42B8D" w:rsidRPr="00A23285" w:rsidRDefault="00892D31">
      <w:r w:rsidRPr="00A23285">
        <w:t>The essential quality attribute of the IoT system is the availability.  The failure of the SA node can cripple the quality of entire system services.  The result of this drawback can be lost productivity, lost revenue, damaged customer relationships, bad publicity, and lawsuits.  If a mission-critical sensor or actuator becomes unavailable, the user could be placed in jeopardy.</w:t>
      </w:r>
    </w:p>
    <w:p w:rsidR="00F42B8D" w:rsidRPr="00A23285" w:rsidRDefault="00F42B8D"/>
    <w:p w:rsidR="00F42B8D" w:rsidRPr="00A23285" w:rsidDel="00AE2DCF" w:rsidRDefault="00892D31">
      <w:pPr>
        <w:rPr>
          <w:del w:id="26" w:author="이장수/책임연구원/MC 연구소 D2실 9팀 2파트(jangsu.lee@lge.com)" w:date="2015-06-20T17:24:00Z"/>
        </w:rPr>
      </w:pPr>
      <w:r w:rsidRPr="00A23285">
        <w:t>The IoT fragmentation will grow until one standard, ecosystem or technical model dominates the market.  For this reason, our IoT system has to be flexible enough to adapt emerging technologies or protocols.  In addition, the system should provide an easy to use development environment for 3rd party service providers or application developers in order to build the solid IoT ecosystem to become a leader in the industry.</w:t>
      </w:r>
    </w:p>
    <w:p w:rsidR="00F42B8D" w:rsidRPr="00A23285" w:rsidRDefault="00F42B8D"/>
    <w:p w:rsidR="001D0099" w:rsidRDefault="001D0099">
      <w:del w:id="27" w:author="이장수/책임연구원/MC 연구소 D2실 9팀 2파트(jangsu.lee@lge.com)" w:date="2015-06-20T17:24:00Z">
        <w:r w:rsidDel="00AE2DCF">
          <w:lastRenderedPageBreak/>
          <w:br w:type="page"/>
        </w:r>
      </w:del>
    </w:p>
    <w:p w:rsidR="00F42B8D" w:rsidRPr="00A23285" w:rsidRDefault="00892D31">
      <w:r w:rsidRPr="00A23285">
        <w:lastRenderedPageBreak/>
        <w:t xml:space="preserve">Five out of nine quality attributes are </w:t>
      </w:r>
      <w:r w:rsidR="006E491C" w:rsidRPr="00A23285">
        <w:t>prioritized</w:t>
      </w:r>
      <w:r w:rsidRPr="00A23285">
        <w:t xml:space="preserve"> as high as shown below.  </w:t>
      </w:r>
    </w:p>
    <w:p w:rsidR="00F42B8D" w:rsidRPr="00A23285" w:rsidRDefault="00F42B8D"/>
    <w:tbl>
      <w:tblPr>
        <w:tblStyle w:val="af2"/>
        <w:tblW w:w="95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2441"/>
        <w:gridCol w:w="2442"/>
        <w:gridCol w:w="2442"/>
        <w:gridCol w:w="2235"/>
      </w:tblGrid>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rPr>
                <w:b/>
              </w:rPr>
              <w:t>Total</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High Priority</w:t>
            </w:r>
          </w:p>
        </w:tc>
        <w:tc>
          <w:tcPr>
            <w:tcW w:w="2442" w:type="dxa"/>
            <w:tcMar>
              <w:top w:w="100" w:type="dxa"/>
              <w:left w:w="100" w:type="dxa"/>
              <w:bottom w:w="100" w:type="dxa"/>
              <w:right w:w="100" w:type="dxa"/>
            </w:tcMar>
          </w:tcPr>
          <w:p w:rsidR="00F42B8D" w:rsidRPr="00A23285" w:rsidRDefault="00892D31">
            <w:pPr>
              <w:contextualSpacing w:val="0"/>
              <w:jc w:val="center"/>
            </w:pPr>
            <w:r w:rsidRPr="00A23285">
              <w:rPr>
                <w:b/>
              </w:rPr>
              <w:t>Medium Priority</w:t>
            </w:r>
          </w:p>
        </w:tc>
        <w:tc>
          <w:tcPr>
            <w:tcW w:w="2235" w:type="dxa"/>
            <w:tcMar>
              <w:top w:w="100" w:type="dxa"/>
              <w:left w:w="100" w:type="dxa"/>
              <w:bottom w:w="100" w:type="dxa"/>
              <w:right w:w="100" w:type="dxa"/>
            </w:tcMar>
          </w:tcPr>
          <w:p w:rsidR="00F42B8D" w:rsidRPr="00A23285" w:rsidRDefault="00892D31">
            <w:pPr>
              <w:contextualSpacing w:val="0"/>
              <w:jc w:val="center"/>
            </w:pPr>
            <w:r w:rsidRPr="00A23285">
              <w:rPr>
                <w:b/>
              </w:rPr>
              <w:t>Low Priority</w:t>
            </w:r>
          </w:p>
        </w:tc>
      </w:tr>
      <w:tr w:rsidR="00F42B8D" w:rsidRPr="00A23285">
        <w:tc>
          <w:tcPr>
            <w:tcW w:w="2441" w:type="dxa"/>
            <w:tcMar>
              <w:top w:w="100" w:type="dxa"/>
              <w:left w:w="100" w:type="dxa"/>
              <w:bottom w:w="100" w:type="dxa"/>
              <w:right w:w="100" w:type="dxa"/>
            </w:tcMar>
          </w:tcPr>
          <w:p w:rsidR="00F42B8D" w:rsidRPr="00A23285" w:rsidRDefault="00892D31">
            <w:pPr>
              <w:contextualSpacing w:val="0"/>
              <w:jc w:val="center"/>
            </w:pPr>
            <w:r w:rsidRPr="00A23285">
              <w:t>9</w:t>
            </w:r>
          </w:p>
        </w:tc>
        <w:tc>
          <w:tcPr>
            <w:tcW w:w="2442" w:type="dxa"/>
            <w:tcMar>
              <w:top w:w="100" w:type="dxa"/>
              <w:left w:w="100" w:type="dxa"/>
              <w:bottom w:w="100" w:type="dxa"/>
              <w:right w:w="100" w:type="dxa"/>
            </w:tcMar>
          </w:tcPr>
          <w:p w:rsidR="00F42B8D" w:rsidRPr="00A23285" w:rsidRDefault="00892D31">
            <w:pPr>
              <w:contextualSpacing w:val="0"/>
              <w:jc w:val="center"/>
            </w:pPr>
            <w:r w:rsidRPr="00A23285">
              <w:t>5</w:t>
            </w:r>
          </w:p>
        </w:tc>
        <w:tc>
          <w:tcPr>
            <w:tcW w:w="2442" w:type="dxa"/>
            <w:tcMar>
              <w:top w:w="100" w:type="dxa"/>
              <w:left w:w="100" w:type="dxa"/>
              <w:bottom w:w="100" w:type="dxa"/>
              <w:right w:w="100" w:type="dxa"/>
            </w:tcMar>
          </w:tcPr>
          <w:p w:rsidR="00F42B8D" w:rsidRPr="00A23285" w:rsidRDefault="00892D31">
            <w:pPr>
              <w:contextualSpacing w:val="0"/>
              <w:jc w:val="center"/>
            </w:pPr>
            <w:r w:rsidRPr="00A23285">
              <w:t>4</w:t>
            </w:r>
          </w:p>
        </w:tc>
        <w:tc>
          <w:tcPr>
            <w:tcW w:w="2235" w:type="dxa"/>
            <w:tcMar>
              <w:top w:w="100" w:type="dxa"/>
              <w:left w:w="100" w:type="dxa"/>
              <w:bottom w:w="100" w:type="dxa"/>
              <w:right w:w="100" w:type="dxa"/>
            </w:tcMar>
          </w:tcPr>
          <w:p w:rsidR="00F42B8D" w:rsidRPr="00A23285" w:rsidRDefault="00892D31">
            <w:pPr>
              <w:contextualSpacing w:val="0"/>
              <w:jc w:val="center"/>
            </w:pPr>
            <w:r w:rsidRPr="00A23285">
              <w:t>0</w:t>
            </w:r>
          </w:p>
        </w:tc>
      </w:tr>
    </w:tbl>
    <w:p w:rsidR="00F42B8D" w:rsidRPr="00A23285" w:rsidRDefault="00F42B8D"/>
    <w:tbl>
      <w:tblPr>
        <w:tblStyle w:val="af3"/>
        <w:tblW w:w="959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6"/>
        <w:gridCol w:w="1174"/>
        <w:gridCol w:w="1910"/>
        <w:gridCol w:w="5650"/>
      </w:tblGrid>
      <w:tr w:rsidR="00F42B8D" w:rsidRPr="00A23285">
        <w:tc>
          <w:tcPr>
            <w:tcW w:w="856" w:type="dxa"/>
            <w:vAlign w:val="center"/>
          </w:tcPr>
          <w:p w:rsidR="00F42B8D" w:rsidRPr="00A23285" w:rsidRDefault="00892D31">
            <w:pPr>
              <w:jc w:val="center"/>
            </w:pPr>
            <w:r w:rsidRPr="00A23285">
              <w:rPr>
                <w:b/>
              </w:rPr>
              <w:t>ID</w:t>
            </w:r>
          </w:p>
        </w:tc>
        <w:tc>
          <w:tcPr>
            <w:tcW w:w="1174" w:type="dxa"/>
            <w:vAlign w:val="center"/>
          </w:tcPr>
          <w:p w:rsidR="00F42B8D" w:rsidRPr="00A23285" w:rsidRDefault="00892D31">
            <w:pPr>
              <w:jc w:val="center"/>
            </w:pPr>
            <w:r w:rsidRPr="00A23285">
              <w:rPr>
                <w:b/>
              </w:rPr>
              <w:t>Priority</w:t>
            </w:r>
          </w:p>
        </w:tc>
        <w:tc>
          <w:tcPr>
            <w:tcW w:w="1910" w:type="dxa"/>
            <w:vAlign w:val="center"/>
          </w:tcPr>
          <w:p w:rsidR="00F42B8D" w:rsidRPr="00A23285" w:rsidRDefault="00892D31">
            <w:pPr>
              <w:jc w:val="center"/>
            </w:pPr>
            <w:r w:rsidRPr="00A23285">
              <w:rPr>
                <w:b/>
              </w:rPr>
              <w:t>Quality Attribute</w:t>
            </w:r>
          </w:p>
        </w:tc>
        <w:tc>
          <w:tcPr>
            <w:tcW w:w="5650" w:type="dxa"/>
            <w:vAlign w:val="center"/>
          </w:tcPr>
          <w:p w:rsidR="00F42B8D" w:rsidRPr="00A23285" w:rsidRDefault="00892D31">
            <w:pPr>
              <w:jc w:val="center"/>
            </w:pPr>
            <w:r w:rsidRPr="00A23285">
              <w:rPr>
                <w:b/>
              </w:rPr>
              <w:t>Descriptions</w:t>
            </w:r>
          </w:p>
        </w:tc>
      </w:tr>
      <w:tr w:rsidR="00F42B8D" w:rsidRPr="00A23285">
        <w:tc>
          <w:tcPr>
            <w:tcW w:w="856" w:type="dxa"/>
            <w:vAlign w:val="center"/>
          </w:tcPr>
          <w:p w:rsidR="00F42B8D" w:rsidRPr="00A23285" w:rsidRDefault="00892D31">
            <w:pPr>
              <w:jc w:val="center"/>
            </w:pPr>
            <w:r w:rsidRPr="00A23285">
              <w:t>QA01</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892D31" w:rsidP="00113CC7">
            <w:r w:rsidRPr="00A23285">
              <w:t xml:space="preserve">Hackers or </w:t>
            </w:r>
            <w:r w:rsidR="00113CC7">
              <w:t>malicious</w:t>
            </w:r>
            <w:r w:rsidRPr="00A23285">
              <w:t xml:space="preserve"> people try to break into the system.  When unauthorized user attempts to login to the system, the system maintains the audit trail.  If the attempt is repeated more than 5 times, the account is locked, and the source of tempering is identified.</w:t>
            </w:r>
          </w:p>
        </w:tc>
      </w:tr>
      <w:tr w:rsidR="00F42B8D" w:rsidRPr="00A23285">
        <w:tc>
          <w:tcPr>
            <w:tcW w:w="856" w:type="dxa"/>
            <w:vAlign w:val="center"/>
          </w:tcPr>
          <w:p w:rsidR="00F42B8D" w:rsidRPr="00A23285" w:rsidRDefault="00892D31">
            <w:pPr>
              <w:jc w:val="center"/>
            </w:pPr>
            <w:r w:rsidRPr="00A23285">
              <w:t>QA02</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Security</w:t>
            </w:r>
          </w:p>
        </w:tc>
        <w:tc>
          <w:tcPr>
            <w:tcW w:w="5650" w:type="dxa"/>
            <w:vAlign w:val="center"/>
          </w:tcPr>
          <w:p w:rsidR="00F42B8D" w:rsidRPr="00A23285" w:rsidRDefault="00113CC7">
            <w:pPr>
              <w:spacing w:line="276" w:lineRule="auto"/>
            </w:pPr>
            <w:r>
              <w:t>Hackers or malicious</w:t>
            </w:r>
            <w:r w:rsidR="00892D31" w:rsidRPr="00A23285">
              <w:t xml:space="preserve"> people try to register the SA node that is not owned by them.  When unauthorized user attempts to register the SA node that he/she doesn’t own, the system maintains the audit trail, and cancel the registration in 10 minutes.  </w:t>
            </w:r>
          </w:p>
        </w:tc>
      </w:tr>
      <w:tr w:rsidR="00F42B8D" w:rsidRPr="00A23285">
        <w:tc>
          <w:tcPr>
            <w:tcW w:w="856" w:type="dxa"/>
            <w:vAlign w:val="center"/>
          </w:tcPr>
          <w:p w:rsidR="00F42B8D" w:rsidRPr="00A23285" w:rsidRDefault="00892D31">
            <w:pPr>
              <w:jc w:val="center"/>
            </w:pPr>
            <w:r w:rsidRPr="00A23285">
              <w:t>QA03</w:t>
            </w:r>
          </w:p>
        </w:tc>
        <w:tc>
          <w:tcPr>
            <w:tcW w:w="1174" w:type="dxa"/>
            <w:vAlign w:val="center"/>
          </w:tcPr>
          <w:p w:rsidR="00F42B8D" w:rsidRPr="00A23285" w:rsidRDefault="00892D31">
            <w:pPr>
              <w:jc w:val="center"/>
            </w:pPr>
            <w:r w:rsidRPr="00A23285">
              <w:t>H</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 w:rsidRPr="00A23285">
              <w:t>SA node can crash, hang, or be disconnected from the network for various reasons.  If SA node is inoperable or out of reach, the system should be aware of such events, and notify user within 2 minutes.</w:t>
            </w:r>
          </w:p>
        </w:tc>
      </w:tr>
      <w:tr w:rsidR="00F42B8D" w:rsidRPr="00A23285">
        <w:tc>
          <w:tcPr>
            <w:tcW w:w="856" w:type="dxa"/>
            <w:vAlign w:val="center"/>
          </w:tcPr>
          <w:p w:rsidR="00F42B8D" w:rsidRPr="00A23285" w:rsidRDefault="00892D31">
            <w:pPr>
              <w:jc w:val="center"/>
            </w:pPr>
            <w:r w:rsidRPr="00A23285">
              <w:t>QA04</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Availability</w:t>
            </w:r>
          </w:p>
        </w:tc>
        <w:tc>
          <w:tcPr>
            <w:tcW w:w="5650" w:type="dxa"/>
            <w:vAlign w:val="center"/>
          </w:tcPr>
          <w:p w:rsidR="00F42B8D" w:rsidRPr="00A23285" w:rsidRDefault="00892D31" w:rsidP="00DF02D4">
            <w:r w:rsidRPr="00A23285">
              <w:t xml:space="preserve">SA node can be disconnected from the network for various reasons.  If SA node is not able to reach the system due to network failure, it should store recent </w:t>
            </w:r>
            <w:r w:rsidR="00DF02D4">
              <w:t>event</w:t>
            </w:r>
            <w:r w:rsidRPr="00A23285">
              <w:t xml:space="preserve"> at least for one day.  When the network is restored, SA node should send the logs to the system. </w:t>
            </w:r>
          </w:p>
        </w:tc>
      </w:tr>
      <w:tr w:rsidR="00F42B8D" w:rsidRPr="00A23285">
        <w:tc>
          <w:tcPr>
            <w:tcW w:w="856" w:type="dxa"/>
            <w:vAlign w:val="center"/>
          </w:tcPr>
          <w:p w:rsidR="00F42B8D" w:rsidRPr="00A23285" w:rsidRDefault="00892D31">
            <w:pPr>
              <w:jc w:val="center"/>
            </w:pPr>
            <w:r w:rsidRPr="00A23285">
              <w:t>QA05</w:t>
            </w:r>
          </w:p>
        </w:tc>
        <w:tc>
          <w:tcPr>
            <w:tcW w:w="1174" w:type="dxa"/>
            <w:vAlign w:val="center"/>
          </w:tcPr>
          <w:p w:rsidR="00F42B8D" w:rsidRPr="00A23285" w:rsidRDefault="00892D31">
            <w:pPr>
              <w:jc w:val="center"/>
            </w:pPr>
            <w:r w:rsidRPr="00A23285">
              <w:t>M</w:t>
            </w:r>
          </w:p>
        </w:tc>
        <w:tc>
          <w:tcPr>
            <w:tcW w:w="1910" w:type="dxa"/>
            <w:vAlign w:val="center"/>
          </w:tcPr>
          <w:p w:rsidR="00F42B8D" w:rsidRPr="00A23285" w:rsidRDefault="00892D31">
            <w:pPr>
              <w:jc w:val="center"/>
            </w:pPr>
            <w:r w:rsidRPr="00A23285">
              <w:t>Scalability</w:t>
            </w:r>
          </w:p>
        </w:tc>
        <w:tc>
          <w:tcPr>
            <w:tcW w:w="5650" w:type="dxa"/>
            <w:vAlign w:val="center"/>
          </w:tcPr>
          <w:p w:rsidR="00F42B8D" w:rsidRPr="00A23285" w:rsidRDefault="00892D31">
            <w:r w:rsidRPr="00A23285">
              <w:t xml:space="preserve">The number of SA node user can be more than one.  The system should be able to serve 10 user controls to the same SA node. (Concurrent access and control is not  </w:t>
            </w:r>
            <w:r w:rsidR="00235A9F" w:rsidRPr="00A23285">
              <w:t>considered</w:t>
            </w:r>
            <w:r w:rsidRPr="00A23285">
              <w:t xml:space="preserve"> in this scenario)</w:t>
            </w:r>
          </w:p>
        </w:tc>
      </w:tr>
      <w:tr w:rsidR="00F42B8D" w:rsidRPr="00A23285">
        <w:tc>
          <w:tcPr>
            <w:tcW w:w="856" w:type="dxa"/>
            <w:vAlign w:val="center"/>
          </w:tcPr>
          <w:p w:rsidR="00F42B8D" w:rsidRPr="00A23285" w:rsidRDefault="00892D31">
            <w:pPr>
              <w:jc w:val="center"/>
            </w:pPr>
            <w:r w:rsidRPr="00A23285">
              <w:t>QA06</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Scalability</w:t>
            </w:r>
          </w:p>
        </w:tc>
        <w:tc>
          <w:tcPr>
            <w:tcW w:w="5650" w:type="dxa"/>
            <w:tcMar>
              <w:left w:w="100" w:type="dxa"/>
              <w:right w:w="100" w:type="dxa"/>
            </w:tcMar>
            <w:vAlign w:val="center"/>
          </w:tcPr>
          <w:p w:rsidR="00F42B8D" w:rsidRPr="00A23285" w:rsidRDefault="00892D31">
            <w:r w:rsidRPr="00A23285">
              <w:t>More than one SA node can be installed at home.  The system should be able to support at least 100 nodes concurrently.</w:t>
            </w:r>
          </w:p>
        </w:tc>
      </w:tr>
      <w:tr w:rsidR="00F42B8D" w:rsidRPr="00A23285">
        <w:tc>
          <w:tcPr>
            <w:tcW w:w="856" w:type="dxa"/>
            <w:tcMar>
              <w:left w:w="100" w:type="dxa"/>
              <w:right w:w="100" w:type="dxa"/>
            </w:tcMar>
            <w:vAlign w:val="center"/>
          </w:tcPr>
          <w:p w:rsidR="00F42B8D" w:rsidRPr="00A23285" w:rsidRDefault="00892D31">
            <w:pPr>
              <w:jc w:val="center"/>
            </w:pPr>
            <w:r w:rsidRPr="00A23285">
              <w:t>QA07</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Modifiability</w:t>
            </w:r>
          </w:p>
        </w:tc>
        <w:tc>
          <w:tcPr>
            <w:tcW w:w="5650" w:type="dxa"/>
            <w:tcMar>
              <w:left w:w="100" w:type="dxa"/>
              <w:right w:w="100" w:type="dxa"/>
            </w:tcMar>
            <w:vAlign w:val="center"/>
          </w:tcPr>
          <w:p w:rsidR="00F42B8D" w:rsidRPr="00A23285" w:rsidRDefault="00892D31">
            <w:r w:rsidRPr="00A23285">
              <w:t>The system should make it easy to add emerging protocols (</w:t>
            </w:r>
            <w:proofErr w:type="spellStart"/>
            <w:r w:rsidRPr="00A23285">
              <w:t>eg</w:t>
            </w:r>
            <w:proofErr w:type="spellEnd"/>
            <w:r w:rsidRPr="00A23285">
              <w:t>. Bluetooth 802.15, ZigBee 802.15.4) to the system.  Average skilled developers should be able to implement it within two months.</w:t>
            </w:r>
          </w:p>
        </w:tc>
      </w:tr>
      <w:tr w:rsidR="00F42B8D" w:rsidRPr="00A23285">
        <w:tc>
          <w:tcPr>
            <w:tcW w:w="856" w:type="dxa"/>
            <w:tcMar>
              <w:left w:w="100" w:type="dxa"/>
              <w:right w:w="100" w:type="dxa"/>
            </w:tcMar>
            <w:vAlign w:val="center"/>
          </w:tcPr>
          <w:p w:rsidR="00F42B8D" w:rsidRPr="00A23285" w:rsidRDefault="00892D31">
            <w:pPr>
              <w:jc w:val="center"/>
            </w:pPr>
            <w:r w:rsidRPr="00A23285">
              <w:t>QA08</w:t>
            </w:r>
          </w:p>
        </w:tc>
        <w:tc>
          <w:tcPr>
            <w:tcW w:w="1174" w:type="dxa"/>
            <w:tcMar>
              <w:left w:w="100" w:type="dxa"/>
              <w:right w:w="100" w:type="dxa"/>
            </w:tcMar>
            <w:vAlign w:val="center"/>
          </w:tcPr>
          <w:p w:rsidR="00F42B8D" w:rsidRPr="00A23285" w:rsidRDefault="00892D31">
            <w:pPr>
              <w:jc w:val="center"/>
            </w:pPr>
            <w:r w:rsidRPr="00A23285">
              <w:t>M</w:t>
            </w:r>
          </w:p>
        </w:tc>
        <w:tc>
          <w:tcPr>
            <w:tcW w:w="1910" w:type="dxa"/>
            <w:tcMar>
              <w:left w:w="100" w:type="dxa"/>
              <w:right w:w="100" w:type="dxa"/>
            </w:tcMar>
            <w:vAlign w:val="center"/>
          </w:tcPr>
          <w:p w:rsidR="00F42B8D" w:rsidRPr="00A23285" w:rsidRDefault="00892D31">
            <w:pPr>
              <w:jc w:val="center"/>
            </w:pPr>
            <w:r w:rsidRPr="00A23285">
              <w:t>Usability</w:t>
            </w:r>
          </w:p>
        </w:tc>
        <w:tc>
          <w:tcPr>
            <w:tcW w:w="5650" w:type="dxa"/>
            <w:tcMar>
              <w:left w:w="100" w:type="dxa"/>
              <w:right w:w="100" w:type="dxa"/>
            </w:tcMar>
            <w:vAlign w:val="center"/>
          </w:tcPr>
          <w:p w:rsidR="00F42B8D" w:rsidRPr="00A23285" w:rsidRDefault="00892D31">
            <w:r w:rsidRPr="00A23285">
              <w:t xml:space="preserve">The system should make it easy for users to register or unregister SA nodes.  Ordinary user should be able to register or unregister the node within 5 minutes by following the provided </w:t>
            </w:r>
            <w:r w:rsidR="00235A9F" w:rsidRPr="00A23285">
              <w:t>manual</w:t>
            </w:r>
            <w:r w:rsidRPr="00A23285">
              <w:t>.</w:t>
            </w:r>
          </w:p>
        </w:tc>
      </w:tr>
      <w:tr w:rsidR="00F42B8D" w:rsidRPr="00A23285">
        <w:tc>
          <w:tcPr>
            <w:tcW w:w="856" w:type="dxa"/>
            <w:tcMar>
              <w:left w:w="100" w:type="dxa"/>
              <w:right w:w="100" w:type="dxa"/>
            </w:tcMar>
            <w:vAlign w:val="center"/>
          </w:tcPr>
          <w:p w:rsidR="00F42B8D" w:rsidRPr="00A23285" w:rsidRDefault="00892D31">
            <w:pPr>
              <w:jc w:val="center"/>
            </w:pPr>
            <w:r w:rsidRPr="00A23285">
              <w:t>QA09</w:t>
            </w:r>
          </w:p>
        </w:tc>
        <w:tc>
          <w:tcPr>
            <w:tcW w:w="1174" w:type="dxa"/>
            <w:tcMar>
              <w:left w:w="100" w:type="dxa"/>
              <w:right w:w="100" w:type="dxa"/>
            </w:tcMar>
            <w:vAlign w:val="center"/>
          </w:tcPr>
          <w:p w:rsidR="00F42B8D" w:rsidRPr="00A23285" w:rsidRDefault="00892D31">
            <w:pPr>
              <w:jc w:val="center"/>
            </w:pPr>
            <w:r w:rsidRPr="00A23285">
              <w:t>H</w:t>
            </w:r>
          </w:p>
        </w:tc>
        <w:tc>
          <w:tcPr>
            <w:tcW w:w="1910" w:type="dxa"/>
            <w:tcMar>
              <w:left w:w="100" w:type="dxa"/>
              <w:right w:w="100" w:type="dxa"/>
            </w:tcMar>
            <w:vAlign w:val="center"/>
          </w:tcPr>
          <w:p w:rsidR="00F42B8D" w:rsidRPr="00A23285" w:rsidRDefault="00892D31">
            <w:pPr>
              <w:jc w:val="center"/>
            </w:pPr>
            <w:r w:rsidRPr="00A23285">
              <w:t>Extensibility</w:t>
            </w:r>
          </w:p>
        </w:tc>
        <w:tc>
          <w:tcPr>
            <w:tcW w:w="5650" w:type="dxa"/>
            <w:tcMar>
              <w:left w:w="100" w:type="dxa"/>
              <w:right w:w="100" w:type="dxa"/>
            </w:tcMar>
            <w:vAlign w:val="center"/>
          </w:tcPr>
          <w:p w:rsidR="00F42B8D" w:rsidRPr="00A23285" w:rsidRDefault="00892D31">
            <w:r w:rsidRPr="00A23285">
              <w:t>The system should make it easy for application developers (private persons, VARs, or other 3</w:t>
            </w:r>
            <w:r w:rsidRPr="00A23285">
              <w:rPr>
                <w:vertAlign w:val="superscript"/>
              </w:rPr>
              <w:t>rd</w:t>
            </w:r>
            <w:r w:rsidRPr="00A23285">
              <w:t xml:space="preserve"> parties) to build custom apps, services, and/or make mashups from existing available services. Average skilled developers should be able to build the application in six months.</w:t>
            </w:r>
          </w:p>
        </w:tc>
      </w:tr>
    </w:tbl>
    <w:p w:rsidR="00F42B8D" w:rsidRPr="00A23285" w:rsidRDefault="00F42B8D"/>
    <w:p w:rsidR="00F42B8D" w:rsidRPr="00A23285" w:rsidRDefault="00892D31" w:rsidP="00235A9F">
      <w:pPr>
        <w:pStyle w:val="2"/>
        <w:rPr>
          <w:rFonts w:ascii="Arial" w:hAnsi="Arial" w:cs="Arial"/>
          <w:b w:val="0"/>
          <w:sz w:val="32"/>
          <w:szCs w:val="32"/>
        </w:rPr>
      </w:pPr>
      <w:bookmarkStart w:id="28" w:name="_Toc422355531"/>
      <w:r w:rsidRPr="00A23285">
        <w:rPr>
          <w:rFonts w:ascii="Arial" w:hAnsi="Arial" w:cs="Arial"/>
          <w:b w:val="0"/>
          <w:sz w:val="32"/>
          <w:szCs w:val="32"/>
        </w:rPr>
        <w:lastRenderedPageBreak/>
        <w:t>3.3 Constraints</w:t>
      </w:r>
      <w:bookmarkEnd w:id="28"/>
    </w:p>
    <w:p w:rsidR="00F42B8D" w:rsidRPr="00A23285" w:rsidRDefault="00F42B8D"/>
    <w:p w:rsidR="00F42B8D" w:rsidRPr="00A23285" w:rsidRDefault="00892D31">
      <w:r w:rsidRPr="00A23285">
        <w:t xml:space="preserve">Major risk that the project team confronts is the budget of the project.  The team is consist of five developers; very new to the development environment such as JAVA, Python, and Arduino.  However, the project has to be completed in 35 days to outpace </w:t>
      </w:r>
      <w:r w:rsidR="009F4F9D" w:rsidRPr="00A23285">
        <w:t>competitors</w:t>
      </w:r>
      <w:r w:rsidRPr="00A23285">
        <w:t xml:space="preserve">.  </w:t>
      </w:r>
    </w:p>
    <w:p w:rsidR="00F42B8D" w:rsidRPr="00A23285" w:rsidRDefault="00F42B8D"/>
    <w:p w:rsidR="00F42B8D" w:rsidRPr="00A23285" w:rsidRDefault="00892D31">
      <w:r w:rsidRPr="00A23285">
        <w:t>The business and technical constrains of the project are organized in the table below.</w:t>
      </w:r>
    </w:p>
    <w:p w:rsidR="00F42B8D" w:rsidRPr="00A23285" w:rsidRDefault="00F42B8D"/>
    <w:tbl>
      <w:tblPr>
        <w:tblStyle w:val="af4"/>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88"/>
        <w:gridCol w:w="1526"/>
        <w:gridCol w:w="6906"/>
      </w:tblGrid>
      <w:tr w:rsidR="00F42B8D" w:rsidRPr="00A23285" w:rsidTr="00F7374B">
        <w:tc>
          <w:tcPr>
            <w:tcW w:w="750" w:type="pct"/>
          </w:tcPr>
          <w:p w:rsidR="00F42B8D" w:rsidRPr="00A23285" w:rsidRDefault="00892D31">
            <w:r w:rsidRPr="00A23285">
              <w:rPr>
                <w:b/>
              </w:rPr>
              <w:t>ID</w:t>
            </w:r>
          </w:p>
        </w:tc>
        <w:tc>
          <w:tcPr>
            <w:tcW w:w="769" w:type="pct"/>
          </w:tcPr>
          <w:p w:rsidR="00F42B8D" w:rsidRPr="00A23285" w:rsidRDefault="00892D31">
            <w:r w:rsidRPr="00A23285">
              <w:rPr>
                <w:b/>
              </w:rPr>
              <w:t>Type</w:t>
            </w:r>
          </w:p>
        </w:tc>
        <w:tc>
          <w:tcPr>
            <w:tcW w:w="3481" w:type="pct"/>
          </w:tcPr>
          <w:p w:rsidR="00F42B8D" w:rsidRPr="00A23285" w:rsidRDefault="00892D31">
            <w:r w:rsidRPr="00A23285">
              <w:rPr>
                <w:b/>
              </w:rPr>
              <w:t>Description</w:t>
            </w:r>
          </w:p>
        </w:tc>
      </w:tr>
      <w:tr w:rsidR="00F42B8D" w:rsidRPr="00A23285" w:rsidTr="00F7374B">
        <w:tc>
          <w:tcPr>
            <w:tcW w:w="750" w:type="pct"/>
            <w:vAlign w:val="center"/>
          </w:tcPr>
          <w:p w:rsidR="00F42B8D" w:rsidRPr="00A23285" w:rsidRDefault="00892D31">
            <w:r w:rsidRPr="00A23285">
              <w:t>TC01</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JAVA compiler, Arduino 1.0.6 is preferred.</w:t>
            </w:r>
          </w:p>
        </w:tc>
      </w:tr>
      <w:tr w:rsidR="00F42B8D" w:rsidRPr="00A23285" w:rsidTr="00F7374B">
        <w:tc>
          <w:tcPr>
            <w:tcW w:w="750" w:type="pct"/>
            <w:vAlign w:val="center"/>
          </w:tcPr>
          <w:p w:rsidR="00F42B8D" w:rsidRPr="00A23285" w:rsidRDefault="00892D31">
            <w:r w:rsidRPr="00A23285">
              <w:t>TC02</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Permissible languages for this system (excluding the SA nodes) are JAVA and Python.</w:t>
            </w:r>
          </w:p>
        </w:tc>
      </w:tr>
      <w:tr w:rsidR="00F42B8D" w:rsidRPr="00A23285" w:rsidTr="00F7374B">
        <w:tc>
          <w:tcPr>
            <w:tcW w:w="750" w:type="pct"/>
            <w:vAlign w:val="center"/>
          </w:tcPr>
          <w:p w:rsidR="00F42B8D" w:rsidRPr="00A23285" w:rsidRDefault="00892D31">
            <w:r w:rsidRPr="00A23285">
              <w:t>TC03</w:t>
            </w:r>
          </w:p>
        </w:tc>
        <w:tc>
          <w:tcPr>
            <w:tcW w:w="769" w:type="pct"/>
            <w:vAlign w:val="center"/>
          </w:tcPr>
          <w:p w:rsidR="00F42B8D" w:rsidRPr="00A23285" w:rsidRDefault="00892D31">
            <w:r w:rsidRPr="00A23285">
              <w:t>Technical</w:t>
            </w:r>
          </w:p>
        </w:tc>
        <w:tc>
          <w:tcPr>
            <w:tcW w:w="3481" w:type="pct"/>
            <w:vAlign w:val="center"/>
          </w:tcPr>
          <w:p w:rsidR="00F42B8D" w:rsidRPr="00A23285" w:rsidRDefault="00892D31">
            <w:r w:rsidRPr="00A23285">
              <w:t>802.11 is only supported in the system.</w:t>
            </w:r>
          </w:p>
        </w:tc>
      </w:tr>
      <w:tr w:rsidR="00F42B8D" w:rsidRPr="00A23285" w:rsidTr="00F7374B">
        <w:tc>
          <w:tcPr>
            <w:tcW w:w="750" w:type="pct"/>
            <w:vAlign w:val="center"/>
          </w:tcPr>
          <w:p w:rsidR="00F42B8D" w:rsidRPr="00A23285" w:rsidRDefault="00892D31">
            <w:r w:rsidRPr="00A23285">
              <w:t>TB01</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period: 5 weeks (3 hours/day)</w:t>
            </w:r>
          </w:p>
        </w:tc>
      </w:tr>
      <w:tr w:rsidR="00F42B8D" w:rsidRPr="00A23285" w:rsidTr="00F7374B">
        <w:tc>
          <w:tcPr>
            <w:tcW w:w="750" w:type="pct"/>
            <w:vAlign w:val="center"/>
          </w:tcPr>
          <w:p w:rsidR="00F42B8D" w:rsidRPr="00A23285" w:rsidRDefault="00892D31">
            <w:r w:rsidRPr="00A23285">
              <w:t>TB02</w:t>
            </w:r>
          </w:p>
        </w:tc>
        <w:tc>
          <w:tcPr>
            <w:tcW w:w="769" w:type="pct"/>
            <w:vAlign w:val="center"/>
          </w:tcPr>
          <w:p w:rsidR="00F42B8D" w:rsidRPr="00A23285" w:rsidRDefault="00892D31">
            <w:r w:rsidRPr="00A23285">
              <w:t>Business</w:t>
            </w:r>
          </w:p>
        </w:tc>
        <w:tc>
          <w:tcPr>
            <w:tcW w:w="3481" w:type="pct"/>
            <w:vAlign w:val="center"/>
          </w:tcPr>
          <w:p w:rsidR="00F42B8D" w:rsidRPr="00A23285" w:rsidRDefault="00892D31">
            <w:r w:rsidRPr="00A23285">
              <w:t>Development team: 5 developers.</w:t>
            </w:r>
          </w:p>
        </w:tc>
      </w:tr>
    </w:tbl>
    <w:p w:rsidR="00F42B8D" w:rsidRPr="00A23285" w:rsidRDefault="00F42B8D"/>
    <w:p w:rsidR="00F42B8D" w:rsidRPr="00A23285" w:rsidRDefault="00F42B8D"/>
    <w:p w:rsidR="00F42B8D" w:rsidRPr="00A23285" w:rsidRDefault="006E491C" w:rsidP="006E491C">
      <w:pPr>
        <w:pStyle w:val="a3"/>
        <w:ind w:leftChars="-129" w:left="-3" w:hangingChars="78" w:hanging="281"/>
        <w:outlineLvl w:val="0"/>
        <w:rPr>
          <w:rFonts w:ascii="Arial" w:hAnsi="Arial" w:cs="Arial"/>
          <w:sz w:val="36"/>
          <w:szCs w:val="36"/>
        </w:rPr>
      </w:pPr>
      <w:bookmarkStart w:id="29" w:name="_Toc422355532"/>
      <w:r w:rsidRPr="00A23285">
        <w:rPr>
          <w:rFonts w:ascii="Arial" w:hAnsi="Arial" w:cs="Arial"/>
          <w:sz w:val="36"/>
          <w:szCs w:val="36"/>
        </w:rPr>
        <w:t xml:space="preserve">4. </w:t>
      </w:r>
      <w:r w:rsidR="00892D31" w:rsidRPr="00A23285">
        <w:rPr>
          <w:rFonts w:ascii="Arial" w:hAnsi="Arial" w:cs="Arial"/>
          <w:sz w:val="36"/>
          <w:szCs w:val="36"/>
        </w:rPr>
        <w:t>SYSTEM CONTEXT</w:t>
      </w:r>
      <w:bookmarkEnd w:id="29"/>
    </w:p>
    <w:p w:rsidR="00F42B8D" w:rsidRPr="00A23285" w:rsidRDefault="00F42B8D"/>
    <w:p w:rsidR="00F42B8D" w:rsidRPr="00A23285" w:rsidRDefault="00892D31">
      <w:r w:rsidRPr="00A23285">
        <w:t xml:space="preserve">Figure 4.1 System context shows the boundary of the system, and system entities interacts with the external entities.  End users communicate with sensors and actuators installed in the home or business via any mobile device (laptop, phone, </w:t>
      </w:r>
      <w:r w:rsidR="009F4F9D" w:rsidRPr="00A23285">
        <w:t>and tablet</w:t>
      </w:r>
      <w:r w:rsidRPr="00A23285">
        <w:t xml:space="preserve">) or desktop system connected to the Internet.  The system supports an ecosystem of developers, value-added-resellers (VARs), and other 3rd party hardware and software application developers, service providers, and installers and maintainers.  A basic data centric infrastructure supports the collection of data that would enable developers to create future data mining, analytic operations, and services.  The </w:t>
      </w:r>
      <w:r w:rsidRPr="00A23285">
        <w:rPr>
          <w:i/>
        </w:rPr>
        <w:t>IoT Server</w:t>
      </w:r>
      <w:r w:rsidRPr="00A23285">
        <w:t xml:space="preserve"> interacts with external information-service-</w:t>
      </w:r>
      <w:r w:rsidR="009F4F9D" w:rsidRPr="00A23285">
        <w:t>providers (</w:t>
      </w:r>
      <w:r w:rsidRPr="00A23285">
        <w:t>ISP) to send messages, or retrieve valuable information such as weather casts or local traffic information.</w:t>
      </w:r>
    </w:p>
    <w:p w:rsidR="00F42B8D" w:rsidRPr="00A23285" w:rsidRDefault="00F42B8D">
      <w:pPr>
        <w:ind w:hanging="360"/>
        <w:jc w:val="both"/>
      </w:pPr>
    </w:p>
    <w:p w:rsidR="00F42B8D" w:rsidRPr="00A23285" w:rsidRDefault="00892D31" w:rsidP="00E12A38">
      <w:pPr>
        <w:ind w:left="-270"/>
        <w:jc w:val="center"/>
      </w:pPr>
      <w:r w:rsidRPr="00A23285">
        <w:rPr>
          <w:noProof/>
        </w:rPr>
        <w:lastRenderedPageBreak/>
        <w:drawing>
          <wp:anchor distT="0" distB="144145" distL="114300" distR="114300" simplePos="0" relativeHeight="251668480" behindDoc="0" locked="0" layoutInCell="1" allowOverlap="1">
            <wp:simplePos x="0" y="0"/>
            <wp:positionH relativeFrom="page">
              <wp:align>center</wp:align>
            </wp:positionH>
            <wp:positionV relativeFrom="paragraph">
              <wp:posOffset>306705</wp:posOffset>
            </wp:positionV>
            <wp:extent cx="6256800" cy="4298400"/>
            <wp:effectExtent l="0" t="0" r="0" b="6985"/>
            <wp:wrapTopAndBottom/>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6256800" cy="4298400"/>
                    </a:xfrm>
                    <a:prstGeom prst="rect">
                      <a:avLst/>
                    </a:prstGeom>
                    <a:ln/>
                  </pic:spPr>
                </pic:pic>
              </a:graphicData>
            </a:graphic>
          </wp:anchor>
        </w:drawing>
      </w:r>
    </w:p>
    <w:p w:rsidR="00F42B8D" w:rsidRPr="00A23285" w:rsidRDefault="00892D31" w:rsidP="00A23285">
      <w:pPr>
        <w:jc w:val="center"/>
        <w:rPr>
          <w:b/>
        </w:rPr>
      </w:pPr>
      <w:r w:rsidRPr="00A23285">
        <w:rPr>
          <w:b/>
        </w:rPr>
        <w:t>Figure 4.1 System context</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30" w:name="_Toc422355533"/>
      <w:r w:rsidRPr="00A23285">
        <w:rPr>
          <w:rFonts w:ascii="Arial" w:hAnsi="Arial" w:cs="Arial"/>
          <w:sz w:val="36"/>
          <w:szCs w:val="36"/>
        </w:rPr>
        <w:lastRenderedPageBreak/>
        <w:t xml:space="preserve">5. </w:t>
      </w:r>
      <w:r w:rsidR="00892D31" w:rsidRPr="00A23285">
        <w:rPr>
          <w:rFonts w:ascii="Arial" w:hAnsi="Arial" w:cs="Arial"/>
          <w:sz w:val="36"/>
          <w:szCs w:val="36"/>
        </w:rPr>
        <w:t>1st DECOMPOSITION OF IOT SYSTEM</w:t>
      </w:r>
      <w:bookmarkEnd w:id="30"/>
    </w:p>
    <w:p w:rsidR="00F42B8D" w:rsidRPr="00A23285" w:rsidRDefault="00892D31" w:rsidP="00235A9F">
      <w:pPr>
        <w:pStyle w:val="2"/>
        <w:rPr>
          <w:rFonts w:ascii="Arial" w:hAnsi="Arial" w:cs="Arial"/>
          <w:b w:val="0"/>
          <w:sz w:val="32"/>
          <w:szCs w:val="32"/>
        </w:rPr>
      </w:pPr>
      <w:bookmarkStart w:id="31" w:name="_Toc422355534"/>
      <w:r w:rsidRPr="00A23285">
        <w:rPr>
          <w:rFonts w:ascii="Arial" w:hAnsi="Arial" w:cs="Arial"/>
          <w:b w:val="0"/>
          <w:sz w:val="32"/>
          <w:szCs w:val="32"/>
        </w:rPr>
        <w:t>5.1 Dynamic Perspective</w:t>
      </w:r>
      <w:bookmarkEnd w:id="31"/>
    </w:p>
    <w:p w:rsidR="00D61DFB" w:rsidRDefault="00D61DFB" w:rsidP="00D61DFB"/>
    <w:p w:rsidR="00F42B8D" w:rsidRPr="00A23285" w:rsidRDefault="00D61DFB" w:rsidP="00D61DFB">
      <w:r w:rsidRPr="00A23285">
        <w:t xml:space="preserve">In this section, we will closely look into </w:t>
      </w:r>
      <w:r w:rsidRPr="00A23285">
        <w:rPr>
          <w:i/>
        </w:rPr>
        <w:t>IoT System</w:t>
      </w:r>
      <w:r w:rsidRPr="00A23285">
        <w:t xml:space="preserve"> that was described in the system context chapter 4 from the context diagram (Figure 4.1).</w:t>
      </w:r>
      <w:r>
        <w:t xml:space="preserve"> </w:t>
      </w:r>
      <w:r w:rsidR="00892D31" w:rsidRPr="00A23285">
        <w:t xml:space="preserve">Figure 5.1 shows decomposition of the </w:t>
      </w:r>
      <w:r w:rsidR="00892D31" w:rsidRPr="00A23285">
        <w:rPr>
          <w:i/>
        </w:rPr>
        <w:t>IoT System</w:t>
      </w:r>
      <w:r w:rsidR="00892D31" w:rsidRPr="00A23285">
        <w:t xml:space="preserve"> from system context.  The system decomposition in detail is from dynamic perspective.  Dynamic perspective shows elements and relationships, it can just show the elements </w:t>
      </w:r>
      <w:r w:rsidR="009F4F9D" w:rsidRPr="00A23285">
        <w:t>and relationship</w:t>
      </w:r>
      <w:r w:rsidR="00892D31" w:rsidRPr="00A23285">
        <w:t xml:space="preserve"> of the system at a single instant in time, or all elements and relationships at any time during execution.  The </w:t>
      </w:r>
      <w:r w:rsidR="00892D31" w:rsidRPr="00A23285">
        <w:rPr>
          <w:i/>
        </w:rPr>
        <w:t>IoT System</w:t>
      </w:r>
      <w:r w:rsidR="00B00B4F" w:rsidRPr="00A23285">
        <w:t xml:space="preserve"> is compromised</w:t>
      </w:r>
      <w:r w:rsidR="00892D31" w:rsidRPr="00A23285">
        <w:t xml:space="preserve"> with </w:t>
      </w:r>
      <w:r w:rsidR="00892D31" w:rsidRPr="00A23285">
        <w:rPr>
          <w:i/>
        </w:rPr>
        <w:t>IoT Server</w:t>
      </w:r>
      <w:r w:rsidR="00892D31" w:rsidRPr="00A23285">
        <w:t xml:space="preserve">, </w:t>
      </w:r>
      <w:r w:rsidR="00892D31" w:rsidRPr="00A23285">
        <w:rPr>
          <w:i/>
        </w:rPr>
        <w:t>SA nodes</w:t>
      </w:r>
      <w:r w:rsidR="00892D31" w:rsidRPr="00A23285">
        <w:t xml:space="preserve">, and </w:t>
      </w:r>
      <w:r w:rsidR="00892D31" w:rsidRPr="00A23285">
        <w:rPr>
          <w:i/>
        </w:rPr>
        <w:t>User App</w:t>
      </w:r>
      <w:r w:rsidR="00892D31" w:rsidRPr="00A23285">
        <w:rPr>
          <w:b/>
        </w:rPr>
        <w:t xml:space="preserve">.  </w:t>
      </w:r>
      <w:r w:rsidR="00892D31" w:rsidRPr="00A23285">
        <w:t>The responsibilities and relationship of each element are described in Table 5.1 and 5.2.</w:t>
      </w:r>
    </w:p>
    <w:p w:rsidR="00F42B8D" w:rsidRPr="00A23285" w:rsidRDefault="00892D31">
      <w:pPr>
        <w:spacing w:line="240" w:lineRule="auto"/>
      </w:pPr>
      <w:r w:rsidRPr="00A23285">
        <w:t xml:space="preserve"> </w:t>
      </w:r>
    </w:p>
    <w:p w:rsidR="00166B32" w:rsidRPr="00A23285" w:rsidRDefault="00166B32">
      <w:pPr>
        <w:spacing w:line="240" w:lineRule="auto"/>
      </w:pPr>
    </w:p>
    <w:p w:rsidR="00166B32" w:rsidRPr="00A23285" w:rsidRDefault="00A9671E" w:rsidP="00A9671E">
      <w:pPr>
        <w:spacing w:line="240" w:lineRule="auto"/>
        <w:jc w:val="center"/>
      </w:pPr>
      <w:r>
        <w:rPr>
          <w:noProof/>
        </w:rPr>
        <w:drawing>
          <wp:inline distT="0" distB="0" distL="0" distR="0" wp14:anchorId="36C2D297">
            <wp:extent cx="5272478" cy="4187114"/>
            <wp:effectExtent l="0" t="0" r="0" b="4445"/>
            <wp:docPr id="784" name="그림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5890" cy="4189823"/>
                    </a:xfrm>
                    <a:prstGeom prst="rect">
                      <a:avLst/>
                    </a:prstGeom>
                    <a:noFill/>
                  </pic:spPr>
                </pic:pic>
              </a:graphicData>
            </a:graphic>
          </wp:inline>
        </w:drawing>
      </w:r>
    </w:p>
    <w:p w:rsidR="00516D8E" w:rsidRPr="00A23285" w:rsidRDefault="00516D8E">
      <w:pPr>
        <w:jc w:val="center"/>
        <w:rPr>
          <w:b/>
        </w:rPr>
      </w:pPr>
    </w:p>
    <w:p w:rsidR="00F42B8D" w:rsidRPr="00A23285" w:rsidRDefault="00892D31">
      <w:pPr>
        <w:jc w:val="center"/>
      </w:pPr>
      <w:r w:rsidRPr="00A23285">
        <w:rPr>
          <w:b/>
        </w:rPr>
        <w:t xml:space="preserve">Figure </w:t>
      </w:r>
      <w:proofErr w:type="gramStart"/>
      <w:r w:rsidRPr="00A23285">
        <w:rPr>
          <w:b/>
        </w:rPr>
        <w:t>5.1  First</w:t>
      </w:r>
      <w:proofErr w:type="gramEnd"/>
      <w:r w:rsidRPr="00A23285">
        <w:rPr>
          <w:b/>
        </w:rPr>
        <w:t xml:space="preserve"> level of decomposition - Dynamic perspective of IoT system</w:t>
      </w:r>
    </w:p>
    <w:p w:rsidR="00F42B8D" w:rsidRPr="00A23285" w:rsidRDefault="00F42B8D"/>
    <w:p w:rsidR="00F42B8D" w:rsidRPr="00A23285" w:rsidRDefault="00892D31">
      <w:r w:rsidRPr="00A23285">
        <w:br w:type="page"/>
      </w:r>
    </w:p>
    <w:p w:rsidR="00F42B8D" w:rsidRPr="00A23285" w:rsidRDefault="00F42B8D"/>
    <w:p w:rsidR="00F42B8D" w:rsidRPr="00A23285" w:rsidRDefault="00892D31">
      <w:r w:rsidRPr="00A23285">
        <w:rPr>
          <w:b/>
        </w:rPr>
        <w:t xml:space="preserve">Table </w:t>
      </w:r>
      <w:proofErr w:type="gramStart"/>
      <w:r w:rsidRPr="00A23285">
        <w:rPr>
          <w:b/>
        </w:rPr>
        <w:t>5.1  Element</w:t>
      </w:r>
      <w:proofErr w:type="gramEnd"/>
      <w:r w:rsidRPr="00A23285">
        <w:rPr>
          <w:b/>
        </w:rPr>
        <w:t xml:space="preserve"> Responsibility Catalog for First-Level Decomposition</w:t>
      </w:r>
    </w:p>
    <w:p w:rsidR="00F42B8D" w:rsidRPr="00A23285" w:rsidRDefault="00F42B8D"/>
    <w:tbl>
      <w:tblPr>
        <w:tblStyle w:val="a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A23285">
              <w:t>Figure 5.1</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 xml:space="preserve">IoT Server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w:t>
            </w:r>
            <w:r w:rsidR="009F4F9D" w:rsidRPr="00A23285">
              <w:t>element (</w:t>
            </w:r>
            <w:r w:rsidRPr="00A23285">
              <w:rPr>
                <w:i/>
              </w:rPr>
              <w:t>IoT Server</w:t>
            </w:r>
            <w:r w:rsidRPr="00A23285">
              <w:t xml:space="preserve">) is a composition of elements providing IoT service to </w:t>
            </w:r>
            <w:r w:rsidRPr="00A23285">
              <w:rPr>
                <w:i/>
              </w:rPr>
              <w:t>User App</w:t>
            </w:r>
            <w:r w:rsidRPr="00A23285">
              <w:t xml:space="preserve"> and </w:t>
            </w:r>
            <w:r w:rsidRPr="00A23285">
              <w:rPr>
                <w:i/>
              </w:rPr>
              <w:t>SA nodes</w:t>
            </w:r>
            <w:r w:rsidRPr="00A23285">
              <w:t xml:space="preserve">.  These elements are </w:t>
            </w:r>
            <w:r w:rsidR="009F4F9D" w:rsidRPr="00A23285">
              <w:t>described</w:t>
            </w:r>
            <w:r w:rsidRPr="00A23285">
              <w:t xml:space="preserve"> in each section 6.</w:t>
            </w:r>
          </w:p>
          <w:p w:rsidR="00F42B8D" w:rsidRPr="00A23285" w:rsidRDefault="00892D31">
            <w:pPr>
              <w:numPr>
                <w:ilvl w:val="0"/>
                <w:numId w:val="20"/>
              </w:numPr>
              <w:spacing w:line="240" w:lineRule="auto"/>
              <w:ind w:hanging="360"/>
              <w:contextualSpacing/>
            </w:pPr>
            <w:r w:rsidRPr="00A23285">
              <w:rPr>
                <w:i/>
              </w:rPr>
              <w:t>User App, SA nodes</w:t>
            </w:r>
            <w:r w:rsidRPr="00A23285">
              <w:t xml:space="preserve">, and 3rd party </w:t>
            </w:r>
            <w:r w:rsidR="009F3DEB" w:rsidRPr="00A23285">
              <w:t xml:space="preserve">app/service interacts with the </w:t>
            </w:r>
            <w:r w:rsidRPr="00522138">
              <w:rPr>
                <w:i/>
              </w:rPr>
              <w:t>IoT server</w:t>
            </w:r>
            <w:r w:rsidRPr="00A23285">
              <w:t xml:space="preserve"> in </w:t>
            </w:r>
            <w:r w:rsidR="009F4F9D" w:rsidRPr="00A23285">
              <w:t>secured</w:t>
            </w:r>
            <w:r w:rsidRPr="00A23285">
              <w:t xml:space="preserve"> environment.  The </w:t>
            </w:r>
            <w:r w:rsidR="009F4F9D" w:rsidRPr="00A23285">
              <w:rPr>
                <w:i/>
              </w:rPr>
              <w:t>IoT Server</w:t>
            </w:r>
            <w:r w:rsidRPr="00A23285">
              <w:t xml:space="preserve"> authenticates and </w:t>
            </w:r>
            <w:r w:rsidR="009F4F9D" w:rsidRPr="00A23285">
              <w:t>authorizes</w:t>
            </w:r>
            <w:r w:rsidRPr="00A23285">
              <w:t xml:space="preserve"> them to access services.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User App</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an application enables end users to access </w:t>
            </w:r>
            <w:r w:rsidRPr="00A23285">
              <w:rPr>
                <w:i/>
              </w:rPr>
              <w:t>SA nodes</w:t>
            </w:r>
            <w:r w:rsidRPr="00A23285">
              <w:t xml:space="preserve"> via IoT system, and/or provide IoT services to the users.</w:t>
            </w:r>
          </w:p>
          <w:p w:rsidR="00F42B8D" w:rsidRPr="00A23285" w:rsidRDefault="00892D31">
            <w:pPr>
              <w:numPr>
                <w:ilvl w:val="0"/>
                <w:numId w:val="4"/>
              </w:numPr>
              <w:spacing w:line="240" w:lineRule="auto"/>
              <w:ind w:hanging="360"/>
              <w:contextualSpacing/>
            </w:pPr>
            <w:r w:rsidRPr="00A23285">
              <w:rPr>
                <w:i/>
              </w:rPr>
              <w:t>User App</w:t>
            </w:r>
            <w:r w:rsidRPr="00A23285">
              <w:t xml:space="preserve"> can be installed on various </w:t>
            </w:r>
            <w:r w:rsidR="009F4F9D" w:rsidRPr="00A23285">
              <w:t>devices (</w:t>
            </w:r>
            <w:r w:rsidRPr="00A23285">
              <w:t>mobile, laptop,</w:t>
            </w:r>
            <w:r w:rsidR="009F4F9D" w:rsidRPr="00A23285">
              <w:t xml:space="preserve"> PC</w:t>
            </w:r>
            <w:r w:rsidRPr="00A23285">
              <w:t>)</w:t>
            </w:r>
          </w:p>
          <w:p w:rsidR="00F42B8D" w:rsidRPr="00A23285" w:rsidRDefault="00892D31">
            <w:pPr>
              <w:numPr>
                <w:ilvl w:val="0"/>
                <w:numId w:val="4"/>
              </w:numPr>
              <w:spacing w:line="240" w:lineRule="auto"/>
              <w:ind w:hanging="360"/>
              <w:contextualSpacing/>
            </w:pPr>
            <w:r w:rsidRPr="00A23285">
              <w:rPr>
                <w:i/>
              </w:rPr>
              <w:t>User App</w:t>
            </w:r>
            <w:r w:rsidRPr="00A23285">
              <w:t xml:space="preserve"> may have GUI interface to interact with user.</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rPr>
                <w:i/>
              </w:rPr>
              <w:t>SA node</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element is installed at home to control </w:t>
            </w:r>
            <w:r w:rsidR="009F4F9D" w:rsidRPr="00A23285">
              <w:t>SA (</w:t>
            </w:r>
            <w:r w:rsidRPr="00A23285">
              <w:t>sensors and actuators).</w:t>
            </w:r>
          </w:p>
          <w:p w:rsidR="00F42B8D" w:rsidRPr="00A23285" w:rsidRDefault="00892D31">
            <w:pPr>
              <w:numPr>
                <w:ilvl w:val="0"/>
                <w:numId w:val="4"/>
              </w:numPr>
              <w:spacing w:line="240" w:lineRule="auto"/>
              <w:ind w:hanging="360"/>
              <w:contextualSpacing/>
            </w:pPr>
            <w:r w:rsidRPr="00A23285">
              <w:rPr>
                <w:i/>
              </w:rPr>
              <w:t>SA node</w:t>
            </w:r>
            <w:r w:rsidRPr="00A23285">
              <w:t xml:space="preserve"> has to have an ability to access the Internet.</w:t>
            </w:r>
          </w:p>
          <w:p w:rsidR="00F42B8D" w:rsidRPr="00A23285" w:rsidRDefault="00892D31">
            <w:pPr>
              <w:numPr>
                <w:ilvl w:val="0"/>
                <w:numId w:val="4"/>
              </w:numPr>
              <w:spacing w:line="240" w:lineRule="auto"/>
              <w:ind w:hanging="360"/>
              <w:contextualSpacing/>
            </w:pPr>
            <w:r w:rsidRPr="00A23285">
              <w:rPr>
                <w:i/>
              </w:rPr>
              <w:t>SA node</w:t>
            </w:r>
            <w:r w:rsidRPr="00A23285">
              <w:t xml:space="preserve"> might be one or more to support various services.</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5.2  Relationship</w:t>
      </w:r>
      <w:proofErr w:type="gramEnd"/>
      <w:r w:rsidRPr="00A23285">
        <w:rPr>
          <w:b/>
        </w:rPr>
        <w:t xml:space="preserve"> Responsibility Catalog for First-Level Decomposition</w:t>
      </w:r>
    </w:p>
    <w:tbl>
      <w:tblPr>
        <w:tblStyle w:val="af6"/>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F5E4F" w:rsidRPr="00A23285" w:rsidTr="00FF5E4F">
        <w:tc>
          <w:tcPr>
            <w:tcW w:w="5000" w:type="pct"/>
            <w:gridSpan w:val="2"/>
            <w:tcMar>
              <w:top w:w="100" w:type="dxa"/>
              <w:left w:w="100" w:type="dxa"/>
              <w:bottom w:w="100" w:type="dxa"/>
              <w:right w:w="100" w:type="dxa"/>
            </w:tcMar>
          </w:tcPr>
          <w:p w:rsidR="00FF5E4F" w:rsidRDefault="00FF5E4F" w:rsidP="00FF5E4F">
            <w:pPr>
              <w:spacing w:line="240" w:lineRule="auto"/>
              <w:rPr>
                <w:b/>
              </w:rPr>
            </w:pPr>
            <w:r w:rsidRPr="00A23285">
              <w:rPr>
                <w:b/>
              </w:rPr>
              <w:t xml:space="preserve">Perspective: </w:t>
            </w:r>
            <w:r w:rsidRPr="00FF5E4F">
              <w:t>Dynamic</w:t>
            </w:r>
          </w:p>
          <w:p w:rsidR="00FF5E4F" w:rsidRPr="00A23285" w:rsidRDefault="00FF5E4F" w:rsidP="00FF5E4F">
            <w:pPr>
              <w:spacing w:line="240" w:lineRule="auto"/>
            </w:pPr>
            <w:r w:rsidRPr="00A23285">
              <w:rPr>
                <w:b/>
              </w:rPr>
              <w:t xml:space="preserve">Associated Drawings: </w:t>
            </w:r>
            <w:r w:rsidRPr="00FF5E4F">
              <w:t>Figure 5.1</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7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779" name="그룹 34"/>
                              <wpg:cNvGrpSpPr>
                                <a:grpSpLocks/>
                              </wpg:cNvGrpSpPr>
                              <wpg:grpSpPr bwMode="auto">
                                <a:xfrm>
                                  <a:off x="11386" y="6585"/>
                                  <a:ext cx="8571" cy="3354"/>
                                  <a:chOff x="11386" y="6585"/>
                                  <a:chExt cx="8570" cy="3354"/>
                                </a:xfrm>
                              </wpg:grpSpPr>
                              <wps:wsp>
                                <wps:cNvPr id="780" name="직선 화살표 연결선 35"/>
                                <wps:cNvCnPr>
                                  <a:cxnSpLocks noChangeShapeType="1"/>
                                </wps:cNvCnPr>
                                <wps:spPr bwMode="auto">
                                  <a:xfrm>
                                    <a:off x="14053" y="8262"/>
                                    <a:ext cx="3699" cy="0"/>
                                  </a:xfrm>
                                  <a:prstGeom prst="straightConnector1">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wps:wsp>
                                <wps:cNvPr id="781" name="Text Box 36"/>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782" name="Text Box 37"/>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2" o:spid="_x0000_s1026"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">
                      <v:group id="그룹 34" o:spid="_x0000_s1027"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OCRMYAAADcAAAADwAAAGRycy9kb3ducmV2LnhtbESPQWvCQBSE74L/YXlC&#10;b3UTi7WNWUVEpQcpVAvF2yP7TEKyb0N2TeK/7xYKHoeZ+YZJ14OpRUetKy0riKcRCOLM6pJzBd/n&#10;/fMbCOeRNdaWScGdHKxX41GKibY9f1F38rkIEHYJKii8bxIpXVaQQTe1DXHwrrY16INsc6lb7APc&#10;1HIWRa/SYMlhocCGtgVl1elmFBx67Dcv8a47Vtft/XKef/4cY1LqaTJsliA8Df4R/m9/aAWL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s4JExgAAANwA&#10;AAAPAAAAAAAAAAAAAAAAAKoCAABkcnMvZG93bnJldi54bWxQSwUGAAAAAAQABAD6AAAAnQMAAAAA&#10;">
                        <v:shapetype id="_x0000_t32" coordsize="21600,21600" o:spt="32" o:oned="t" path="m,l21600,21600e" filled="f">
                          <v:path arrowok="t" fillok="f" o:connecttype="none"/>
                          <o:lock v:ext="edit" shapetype="t"/>
                        </v:shapetype>
                        <v:shape id="직선 화살표 연결선 35" o:spid="_x0000_s1028"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1mwcIAAADcAAAADwAAAGRycy9kb3ducmV2LnhtbERPS2vCQBC+F/oflhG81Y05WEldpUh9&#10;0BZR68XbkJ0mwexsyE40/nv3UOjx43vPFr2r1ZXaUHk2MB4loIhzbysuDJx+Vi9TUEGQLdaeycCd&#10;Aizmz08zzKy/8YGuRylUDOGQoYFSpMm0DnlJDsPIN8SR+/WtQ4mwLbRt8RbDXa3TJJlohxXHhhIb&#10;WpaUX46dM7BJzx/79a5bpQVL9/01keA/rTHDQf/+Bkqol3/xn3trDbxO4/x4Jh4BP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1mwcIAAADcAAAADwAAAAAAAAAAAAAA&#10;AAChAgAAZHJzL2Rvd25yZXYueG1sUEsFBgAAAAAEAAQA+QAAAJADAAAAAA==&#10;" strokeweight="1.5pt">
                          <v:stroke startarrow="classic" endarrow="classic"/>
                        </v:shape>
                        <v:shapetype id="_x0000_t202" coordsize="21600,21600" o:spt="202" path="m,l,21600r21600,l21600,xe">
                          <v:stroke joinstyle="miter"/>
                          <v:path gradientshapeok="t" o:connecttype="rect"/>
                        </v:shapetype>
                        <v:shape id="Text Box 36" o:spid="_x0000_s1029"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P3GMgA&#10;AADcAAAADwAAAGRycy9kb3ducmV2LnhtbESPT0sDMRTE74LfITzBS2mz9dA/a9MiglKEIl1LaW+P&#10;zdtNdPOybmK7+ulNQfA4zMxvmMWqd404UResZwXjUQaCuPTacq1g9/Y0nIEIEVlj45kUfFOA1fL6&#10;aoG59mfe0qmItUgQDjkqMDG2uZShNOQwjHxLnLzKdw5jkl0tdYfnBHeNvMuyiXRoOS0YbOnRUPlR&#10;fDkF8/1hUB2t+amfX98n1brY2M+XjVK3N/3DPYhIffwP/7XXWsF0NobLmXQE5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c/cY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37" o:spid="_x0000_s1030"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pb8gA&#10;AADcAAAADwAAAGRycy9kb3ducmV2LnhtbESPQUsDMRSE74L/ITyhF2mz7aHWtWmRgqUUirhK0dtj&#10;83YT3bysm7Td+usbQfA4zMw3zHzZu0YcqQvWs4LxKANBXHptuVbw9vo0nIEIEVlj45kUnCnAcnF9&#10;Ncdc+xO/0LGItUgQDjkqMDG2uZShNOQwjHxLnLzKdw5jkl0tdYenBHeNnGTZVDq0nBYMtrQyVH4V&#10;B6fgfv9+W31Y81Ovnz+n1abY2e/tTqnBTf/4ACJSH//Df+2NVnA3m8DvmXQE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Wlv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is used to connect </w:t>
            </w:r>
            <w:r w:rsidRPr="00A23285">
              <w:rPr>
                <w:i/>
              </w:rPr>
              <w:t>SA node</w:t>
            </w:r>
            <w:r w:rsidR="009F4F9D" w:rsidRPr="00A23285">
              <w:t>,</w:t>
            </w:r>
            <w:r w:rsidR="009F4F9D" w:rsidRPr="00A23285">
              <w:rPr>
                <w:i/>
              </w:rPr>
              <w:t xml:space="preserve"> User</w:t>
            </w:r>
            <w:r w:rsidRPr="00A23285">
              <w:rPr>
                <w:i/>
              </w:rPr>
              <w:t xml:space="preserve"> App</w:t>
            </w:r>
            <w:r w:rsidRPr="00A23285">
              <w:t xml:space="preserve"> and 3rd party App/Service to the </w:t>
            </w:r>
            <w:r w:rsidRPr="00F31CDD">
              <w:rPr>
                <w:rPrChange w:id="32" w:author="이장수/책임연구원/MC 연구소 D2실 9팀 2파트(jangsu.lee@lge.com)" w:date="2015-06-20T17:36:00Z">
                  <w:rPr>
                    <w:i/>
                  </w:rPr>
                </w:rPrChange>
              </w:rPr>
              <w:t>IoT System</w:t>
            </w:r>
            <w:r w:rsidRPr="00A23285">
              <w:t>. This symbol indicates that an element A connects to an element B over a network connection.</w:t>
            </w:r>
          </w:p>
        </w:tc>
      </w:tr>
      <w:tr w:rsidR="00F42B8D" w:rsidRPr="00E63AC1" w:rsidTr="00E30F0B">
        <w:tc>
          <w:tcPr>
            <w:tcW w:w="1386" w:type="pct"/>
            <w:tcMar>
              <w:top w:w="100" w:type="dxa"/>
              <w:left w:w="100" w:type="dxa"/>
              <w:bottom w:w="100" w:type="dxa"/>
              <w:right w:w="100" w:type="dxa"/>
            </w:tcMar>
            <w:vAlign w:val="center"/>
          </w:tcPr>
          <w:p w:rsidR="00F42B8D" w:rsidRPr="00A23285" w:rsidRDefault="00E63AC1">
            <w:pPr>
              <w:spacing w:line="240" w:lineRule="auto"/>
              <w:jc w:val="center"/>
            </w:pPr>
            <w:r>
              <w:rPr>
                <w:noProof/>
              </w:rPr>
              <mc:AlternateContent>
                <mc:Choice Requires="wps">
                  <w:drawing>
                    <wp:inline distT="0" distB="0" distL="0" distR="0">
                      <wp:extent cx="623485" cy="0"/>
                      <wp:effectExtent l="38100" t="76200" r="24765" b="95250"/>
                      <wp:docPr id="775" name="직선 화살표 연결선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3485" cy="0"/>
                              </a:xfrm>
                              <a:prstGeom prst="straightConnector1">
                                <a:avLst/>
                              </a:prstGeom>
                              <a:noFill/>
                              <a:ln w="19050">
                                <a:solidFill>
                                  <a:srgbClr val="000000"/>
                                </a:solidFill>
                                <a:prstDash val="dash"/>
                                <a:round/>
                                <a:headEnd type="stealth" w="med" len="med"/>
                                <a:tailEnd type="stealth" w="med" len="med"/>
                              </a:ln>
                              <a:extLst>
                                <a:ext uri="{909E8E84-426E-40DD-AFC4-6F175D3DCCD1}">
                                  <a14:hiddenFill xmlns:a14="http://schemas.microsoft.com/office/drawing/2010/main">
                                    <a:noFill/>
                                  </a14:hiddenFill>
                                </a:ext>
                              </a:extLst>
                            </wps:spPr>
                            <wps:bodyPr/>
                          </wps:wsp>
                        </a:graphicData>
                      </a:graphic>
                    </wp:inline>
                  </w:drawing>
                </mc:Choice>
                <mc:Fallback>
                  <w:pict>
                    <v:shape w14:anchorId="6AD4F038" id="직선 화살표 연결선 41" o:spid="_x0000_s1026" type="#_x0000_t32" style="width:49.1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" strokeweight="1.5pt">
                      <v:stroke dashstyle="dash" startarrow="classic" endarrow="classic"/>
                      <w10:anchorlock/>
                    </v:shape>
                  </w:pict>
                </mc:Fallback>
              </mc:AlternateContent>
            </w:r>
          </w:p>
        </w:tc>
        <w:tc>
          <w:tcPr>
            <w:tcW w:w="3614" w:type="pct"/>
            <w:tcMar>
              <w:top w:w="100" w:type="dxa"/>
              <w:left w:w="100" w:type="dxa"/>
              <w:bottom w:w="100" w:type="dxa"/>
              <w:right w:w="100" w:type="dxa"/>
            </w:tcMar>
          </w:tcPr>
          <w:p w:rsidR="00F42B8D" w:rsidRPr="00A23285" w:rsidRDefault="00892D31" w:rsidP="00E63AC1">
            <w:pPr>
              <w:numPr>
                <w:ilvl w:val="0"/>
                <w:numId w:val="4"/>
              </w:numPr>
              <w:spacing w:line="240" w:lineRule="auto"/>
              <w:ind w:hanging="360"/>
              <w:contextualSpacing/>
            </w:pPr>
            <w:r w:rsidRPr="00A23285">
              <w:t xml:space="preserve">This relationship </w:t>
            </w:r>
            <w:r w:rsidR="00E63AC1">
              <w:t xml:space="preserve">indicates interaction between end user and </w:t>
            </w:r>
            <w:r w:rsidR="00E63AC1" w:rsidRPr="00E63AC1">
              <w:rPr>
                <w:i/>
              </w:rPr>
              <w:t>User App</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5.3  First</w:t>
      </w:r>
      <w:proofErr w:type="gramEnd"/>
      <w:r w:rsidRPr="00A23285">
        <w:rPr>
          <w:b/>
        </w:rPr>
        <w:t xml:space="preserve"> Level of Server Decomposition Rationale</w:t>
      </w:r>
    </w:p>
    <w:tbl>
      <w:tblPr>
        <w:tblStyle w:val="af7"/>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5D5028" w:rsidRPr="00A23285" w:rsidTr="005D5028">
        <w:tc>
          <w:tcPr>
            <w:tcW w:w="5000" w:type="pct"/>
            <w:tcMar>
              <w:top w:w="100" w:type="dxa"/>
              <w:left w:w="100" w:type="dxa"/>
              <w:bottom w:w="100" w:type="dxa"/>
              <w:right w:w="100" w:type="dxa"/>
            </w:tcMar>
          </w:tcPr>
          <w:p w:rsidR="00FF5E4F" w:rsidRDefault="00FF5E4F" w:rsidP="00FF5E4F">
            <w:pPr>
              <w:spacing w:line="240" w:lineRule="auto"/>
              <w:rPr>
                <w:b/>
              </w:rPr>
            </w:pPr>
            <w:r w:rsidRPr="00A23285">
              <w:rPr>
                <w:b/>
              </w:rPr>
              <w:t xml:space="preserve">Perspective: </w:t>
            </w:r>
            <w:r w:rsidRPr="00FF5E4F">
              <w:t>Dynamic</w:t>
            </w:r>
          </w:p>
          <w:p w:rsidR="00FF5E4F" w:rsidRDefault="00FF5E4F" w:rsidP="00FF5E4F">
            <w:pPr>
              <w:spacing w:line="240" w:lineRule="auto"/>
            </w:pPr>
            <w:r w:rsidRPr="00A23285">
              <w:rPr>
                <w:b/>
              </w:rPr>
              <w:t xml:space="preserve">Associated Drawings: </w:t>
            </w:r>
            <w:r w:rsidRPr="00FF5E4F">
              <w:t>Figure 5.1</w:t>
            </w:r>
          </w:p>
          <w:p w:rsidR="005D5028" w:rsidRPr="00A23285" w:rsidRDefault="005D5028" w:rsidP="00FF5E4F">
            <w:pPr>
              <w:spacing w:line="240" w:lineRule="auto"/>
            </w:pPr>
            <w:r w:rsidRPr="00A23285">
              <w:rPr>
                <w:b/>
              </w:rPr>
              <w:t xml:space="preserve">Associated Responsibilities: </w:t>
            </w:r>
            <w:r w:rsidRPr="00FF5E4F">
              <w:t>Tables 5.1 and 5.2</w:t>
            </w:r>
          </w:p>
        </w:tc>
      </w:tr>
      <w:tr w:rsidR="00F42B8D" w:rsidRPr="00A23285" w:rsidTr="00E30F0B">
        <w:trPr>
          <w:trHeight w:val="420"/>
        </w:trPr>
        <w:tc>
          <w:tcPr>
            <w:tcW w:w="5000" w:type="pct"/>
            <w:tcMar>
              <w:top w:w="100" w:type="dxa"/>
              <w:left w:w="100" w:type="dxa"/>
              <w:bottom w:w="100" w:type="dxa"/>
              <w:right w:w="100" w:type="dxa"/>
            </w:tcMar>
          </w:tcPr>
          <w:p w:rsidR="00F42B8D" w:rsidRPr="00A23285" w:rsidRDefault="00892D31" w:rsidP="000C7D28">
            <w:pPr>
              <w:spacing w:line="240" w:lineRule="auto"/>
            </w:pPr>
            <w:r w:rsidRPr="00A23285">
              <w:t xml:space="preserve">  This decomposition focuses on </w:t>
            </w:r>
            <w:r w:rsidRPr="00001ABE">
              <w:t>the IoT system</w:t>
            </w:r>
            <w:r w:rsidRPr="00A23285">
              <w:t xml:space="preserve">. The IoT system is </w:t>
            </w:r>
            <w:r w:rsidR="009F4F9D" w:rsidRPr="00A23285">
              <w:t>decomposed</w:t>
            </w:r>
            <w:r w:rsidRPr="00A23285">
              <w:t xml:space="preserve"> into 3 major parts; </w:t>
            </w:r>
            <w:r w:rsidRPr="00001ABE">
              <w:rPr>
                <w:i/>
              </w:rPr>
              <w:t>IoT server, SA node, and User App</w:t>
            </w:r>
            <w:r w:rsidRPr="00A23285">
              <w:t xml:space="preserve">. The system provides IoT services to end users, and </w:t>
            </w:r>
            <w:r w:rsidR="009F4F9D" w:rsidRPr="00A23285">
              <w:t>communicates</w:t>
            </w:r>
            <w:r w:rsidRPr="00A23285">
              <w:t xml:space="preserve"> with </w:t>
            </w:r>
            <w:r w:rsidRPr="00001ABE">
              <w:rPr>
                <w:i/>
              </w:rPr>
              <w:t>SA node</w:t>
            </w:r>
            <w:r w:rsidRPr="00A23285">
              <w:t xml:space="preserve"> to control sensors and actuators located at home. </w:t>
            </w:r>
            <w:r w:rsidRPr="00001ABE">
              <w:rPr>
                <w:i/>
              </w:rPr>
              <w:t>User App</w:t>
            </w:r>
            <w:r w:rsidRPr="00A23285">
              <w:t xml:space="preserve"> </w:t>
            </w:r>
            <w:r w:rsidRPr="00A23285">
              <w:rPr>
                <w:color w:val="252525"/>
                <w:highlight w:val="white"/>
              </w:rPr>
              <w:t>offers the opportunity for users to remotely control their devices.</w:t>
            </w:r>
          </w:p>
        </w:tc>
      </w:tr>
    </w:tbl>
    <w:p w:rsidR="00F42B8D" w:rsidRPr="00A23285" w:rsidRDefault="006E491C" w:rsidP="006E491C">
      <w:pPr>
        <w:pStyle w:val="a3"/>
        <w:ind w:leftChars="-129" w:left="-3" w:hangingChars="78" w:hanging="281"/>
        <w:outlineLvl w:val="0"/>
        <w:rPr>
          <w:rFonts w:ascii="Arial" w:hAnsi="Arial" w:cs="Arial"/>
          <w:sz w:val="36"/>
          <w:szCs w:val="36"/>
        </w:rPr>
      </w:pPr>
      <w:bookmarkStart w:id="33" w:name="_Toc422355535"/>
      <w:r w:rsidRPr="00A23285">
        <w:rPr>
          <w:rFonts w:ascii="Arial" w:hAnsi="Arial" w:cs="Arial"/>
          <w:sz w:val="36"/>
          <w:szCs w:val="36"/>
        </w:rPr>
        <w:lastRenderedPageBreak/>
        <w:t xml:space="preserve">6. </w:t>
      </w:r>
      <w:r w:rsidR="00892D31" w:rsidRPr="00A23285">
        <w:rPr>
          <w:rFonts w:ascii="Arial" w:hAnsi="Arial" w:cs="Arial"/>
          <w:sz w:val="36"/>
          <w:szCs w:val="36"/>
        </w:rPr>
        <w:t>DECOMPOSITION OF IOT SERVER</w:t>
      </w:r>
      <w:bookmarkEnd w:id="33"/>
    </w:p>
    <w:p w:rsidR="00F42B8D" w:rsidRPr="00A23285" w:rsidRDefault="00F42B8D"/>
    <w:p w:rsidR="00F42B8D" w:rsidRPr="00A23285" w:rsidRDefault="00892D31">
      <w:r w:rsidRPr="00A23285">
        <w:t xml:space="preserve">In this section, we will closely look into </w:t>
      </w:r>
      <w:r w:rsidRPr="00A23285">
        <w:rPr>
          <w:i/>
        </w:rPr>
        <w:t>IoT Server</w:t>
      </w:r>
      <w:r w:rsidRPr="00A23285">
        <w:t xml:space="preserve"> that was described i</w:t>
      </w:r>
      <w:r w:rsidR="009F4F9D"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34" w:name="_Toc422355536"/>
      <w:r w:rsidRPr="00A23285">
        <w:rPr>
          <w:rFonts w:ascii="Arial" w:hAnsi="Arial" w:cs="Arial"/>
          <w:b w:val="0"/>
          <w:sz w:val="32"/>
          <w:szCs w:val="32"/>
        </w:rPr>
        <w:t>6.1 Dynamic Perspective</w:t>
      </w:r>
      <w:bookmarkEnd w:id="34"/>
    </w:p>
    <w:p w:rsidR="00F42B8D" w:rsidRPr="00A23285" w:rsidRDefault="00F42B8D"/>
    <w:p w:rsidR="00F42B8D" w:rsidRPr="00A23285" w:rsidRDefault="00892D31" w:rsidP="00235A9F">
      <w:pPr>
        <w:pStyle w:val="2"/>
        <w:rPr>
          <w:rFonts w:ascii="Arial" w:hAnsi="Arial" w:cs="Arial"/>
          <w:b w:val="0"/>
          <w:sz w:val="28"/>
          <w:szCs w:val="28"/>
        </w:rPr>
      </w:pPr>
      <w:bookmarkStart w:id="35" w:name="_Toc422355537"/>
      <w:r w:rsidRPr="00A23285">
        <w:rPr>
          <w:rFonts w:ascii="Arial" w:hAnsi="Arial" w:cs="Arial"/>
          <w:b w:val="0"/>
          <w:sz w:val="28"/>
          <w:szCs w:val="28"/>
        </w:rPr>
        <w:t>6.1.1 1</w:t>
      </w:r>
      <w:r w:rsidRPr="00A23285">
        <w:rPr>
          <w:rFonts w:ascii="Arial" w:hAnsi="Arial" w:cs="Arial"/>
          <w:b w:val="0"/>
          <w:sz w:val="28"/>
          <w:szCs w:val="28"/>
          <w:vertAlign w:val="superscript"/>
        </w:rPr>
        <w:t>st</w:t>
      </w:r>
      <w:r w:rsidRPr="00A23285">
        <w:rPr>
          <w:rFonts w:ascii="Arial" w:hAnsi="Arial" w:cs="Arial"/>
          <w:b w:val="0"/>
          <w:sz w:val="28"/>
          <w:szCs w:val="28"/>
        </w:rPr>
        <w:t xml:space="preserve"> Decomposition of IoT Server</w:t>
      </w:r>
      <w:bookmarkEnd w:id="35"/>
    </w:p>
    <w:p w:rsidR="00F42B8D" w:rsidRPr="00A23285" w:rsidRDefault="00F42B8D"/>
    <w:p w:rsidR="00F42B8D" w:rsidRPr="00A23285" w:rsidRDefault="00892D31">
      <w:pPr>
        <w:ind w:left="300"/>
      </w:pPr>
      <w:r w:rsidRPr="00A23285">
        <w:t xml:space="preserve">The </w:t>
      </w:r>
      <w:r w:rsidRPr="000B1DED">
        <w:rPr>
          <w:i/>
        </w:rPr>
        <w:t>IoT Server</w:t>
      </w:r>
      <w:r w:rsidRPr="00A23285">
        <w:t xml:space="preserve"> is consist of two elements, such as </w:t>
      </w:r>
      <w:r w:rsidRPr="005B6EFF">
        <w:rPr>
          <w:i/>
        </w:rPr>
        <w:t>IoT Server Runtime</w:t>
      </w:r>
      <w:r w:rsidRPr="00A23285">
        <w:t xml:space="preserve"> and </w:t>
      </w:r>
      <w:r w:rsidRPr="005B6EFF">
        <w:rPr>
          <w:i/>
        </w:rPr>
        <w:t>Event Bus</w:t>
      </w:r>
      <w:r w:rsidRPr="00A23285">
        <w:t xml:space="preserve">.  The </w:t>
      </w:r>
      <w:r w:rsidRPr="005B6EFF">
        <w:rPr>
          <w:i/>
        </w:rPr>
        <w:t>Event Bus</w:t>
      </w:r>
      <w:r w:rsidRPr="00A23285">
        <w:t xml:space="preserve"> provide common data channel between </w:t>
      </w:r>
      <w:r w:rsidRPr="00A23285">
        <w:rPr>
          <w:i/>
        </w:rPr>
        <w:t>User App</w:t>
      </w:r>
      <w:r w:rsidRPr="00A23285">
        <w:t xml:space="preserve"> and </w:t>
      </w:r>
      <w:r w:rsidRPr="00A23285">
        <w:rPr>
          <w:i/>
        </w:rPr>
        <w:t>SA Node</w:t>
      </w:r>
      <w:r w:rsidRPr="00A23285">
        <w:t xml:space="preserve">.  However, commonly </w:t>
      </w:r>
      <w:r w:rsidRPr="005B6EFF">
        <w:rPr>
          <w:i/>
        </w:rPr>
        <w:t>Event Bus</w:t>
      </w:r>
      <w:r w:rsidRPr="00A23285">
        <w:t xml:space="preserve"> has limited </w:t>
      </w:r>
      <w:r w:rsidR="009F4F9D" w:rsidRPr="00A23285">
        <w:t>authentication</w:t>
      </w:r>
      <w:r w:rsidRPr="00A23285">
        <w:t xml:space="preserve"> features which depend on id/password.  In order to reinforce b</w:t>
      </w:r>
      <w:r w:rsidR="005B6EFF">
        <w:t xml:space="preserve">asic security functionality of </w:t>
      </w:r>
      <w:r w:rsidR="005B6EFF" w:rsidRPr="005B6EFF">
        <w:rPr>
          <w:i/>
        </w:rPr>
        <w:t>E</w:t>
      </w:r>
      <w:r w:rsidRPr="005B6EFF">
        <w:rPr>
          <w:i/>
        </w:rPr>
        <w:t>vent bus</w:t>
      </w:r>
      <w:r w:rsidRPr="00A23285">
        <w:t xml:space="preserve">, the </w:t>
      </w:r>
      <w:r w:rsidRPr="005B6EFF">
        <w:rPr>
          <w:i/>
        </w:rPr>
        <w:t>IoT Server Runtime</w:t>
      </w:r>
      <w:r w:rsidRPr="00A23285">
        <w:t xml:space="preserve"> provide more advanced authorization and </w:t>
      </w:r>
      <w:r w:rsidR="009F4F9D" w:rsidRPr="00A23285">
        <w:t>authentication</w:t>
      </w:r>
      <w:r w:rsidRPr="00A23285">
        <w:t xml:space="preserve">.  The </w:t>
      </w:r>
      <w:r w:rsidRPr="005B6EFF">
        <w:rPr>
          <w:i/>
        </w:rPr>
        <w:t>IoT Server Runtime</w:t>
      </w:r>
      <w:r w:rsidRPr="00A23285">
        <w:t xml:space="preserve"> manage user account with access control policy.  And generate time-limited session, which required to access </w:t>
      </w:r>
      <w:r w:rsidRPr="005B6EFF">
        <w:rPr>
          <w:i/>
        </w:rPr>
        <w:t>Event Bus</w:t>
      </w:r>
      <w:r w:rsidRPr="00A23285">
        <w:t>.</w:t>
      </w:r>
    </w:p>
    <w:p w:rsidR="00F42B8D" w:rsidRPr="00A23285" w:rsidRDefault="00F42B8D"/>
    <w:p w:rsidR="00F42B8D" w:rsidRPr="00A23285" w:rsidRDefault="005B6EFF" w:rsidP="004309A0">
      <w:pPr>
        <w:jc w:val="center"/>
      </w:pPr>
      <w:r>
        <w:rPr>
          <w:noProof/>
        </w:rPr>
        <w:drawing>
          <wp:inline distT="0" distB="0" distL="0" distR="0" wp14:anchorId="55100F50">
            <wp:extent cx="5853584" cy="4619515"/>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5094" cy="4636490"/>
                    </a:xfrm>
                    <a:prstGeom prst="rect">
                      <a:avLst/>
                    </a:prstGeom>
                    <a:noFill/>
                  </pic:spPr>
                </pic:pic>
              </a:graphicData>
            </a:graphic>
          </wp:inline>
        </w:drawing>
      </w:r>
    </w:p>
    <w:p w:rsidR="00F42B8D" w:rsidRPr="00A23285" w:rsidRDefault="00892D31">
      <w:pPr>
        <w:jc w:val="center"/>
      </w:pPr>
      <w:r w:rsidRPr="00A23285">
        <w:rPr>
          <w:b/>
        </w:rPr>
        <w:t xml:space="preserve"> Figure </w:t>
      </w:r>
      <w:proofErr w:type="gramStart"/>
      <w:r w:rsidRPr="00A23285">
        <w:rPr>
          <w:b/>
        </w:rPr>
        <w:t>6.1  First</w:t>
      </w:r>
      <w:proofErr w:type="gramEnd"/>
      <w:r w:rsidRPr="00A23285">
        <w:rPr>
          <w:b/>
        </w:rPr>
        <w:t xml:space="preserve"> level of decomposition - focusing on the decomposition of the Server</w:t>
      </w:r>
    </w:p>
    <w:p w:rsidR="00F42B8D" w:rsidRPr="00A23285" w:rsidRDefault="00F42B8D"/>
    <w:p w:rsidR="00F42B8D" w:rsidRPr="00A23285" w:rsidRDefault="00892D31">
      <w:r w:rsidRPr="00A23285">
        <w:rPr>
          <w:b/>
        </w:rPr>
        <w:t xml:space="preserve">Table </w:t>
      </w:r>
      <w:proofErr w:type="gramStart"/>
      <w:r w:rsidRPr="00A23285">
        <w:rPr>
          <w:b/>
        </w:rPr>
        <w:t>6.1  Element</w:t>
      </w:r>
      <w:proofErr w:type="gramEnd"/>
      <w:r w:rsidRPr="00A23285">
        <w:rPr>
          <w:b/>
        </w:rPr>
        <w:t xml:space="preserve"> Responsibility Catalog for First-Level Decomposition</w:t>
      </w:r>
    </w:p>
    <w:tbl>
      <w:tblPr>
        <w:tblStyle w:val="af8"/>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0B3070" w:rsidRPr="00A23285" w:rsidTr="000B3070">
        <w:tc>
          <w:tcPr>
            <w:tcW w:w="5000" w:type="pct"/>
            <w:gridSpan w:val="2"/>
            <w:tcMar>
              <w:top w:w="100" w:type="dxa"/>
              <w:left w:w="100" w:type="dxa"/>
              <w:bottom w:w="100" w:type="dxa"/>
              <w:right w:w="100" w:type="dxa"/>
            </w:tcMar>
          </w:tcPr>
          <w:p w:rsidR="00FF5E4F" w:rsidRDefault="00FF5E4F" w:rsidP="000B3070">
            <w:pPr>
              <w:widowControl w:val="0"/>
              <w:spacing w:line="240" w:lineRule="auto"/>
              <w:rPr>
                <w:b/>
              </w:rPr>
            </w:pPr>
            <w:r w:rsidRPr="00A23285">
              <w:rPr>
                <w:b/>
              </w:rPr>
              <w:t xml:space="preserve">Perspective: </w:t>
            </w:r>
            <w:r w:rsidRPr="00FF5E4F">
              <w:t>Dynamic</w:t>
            </w:r>
          </w:p>
          <w:p w:rsidR="000B3070" w:rsidRPr="00A23285" w:rsidRDefault="000B3070" w:rsidP="000B3070">
            <w:pPr>
              <w:widowControl w:val="0"/>
              <w:spacing w:line="240" w:lineRule="auto"/>
            </w:pPr>
            <w:r w:rsidRPr="00A23285">
              <w:rPr>
                <w:b/>
              </w:rPr>
              <w:t xml:space="preserve">Associated Drawings: </w:t>
            </w:r>
            <w:r w:rsidRPr="00FF5E4F">
              <w:t>Figure 6.1</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IoT Server Runtime</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Authorization and authentication to access the event bus element.</w:t>
            </w:r>
          </w:p>
          <w:p w:rsidR="00F42B8D" w:rsidRPr="00A23285" w:rsidRDefault="00892D31">
            <w:pPr>
              <w:widowControl w:val="0"/>
              <w:numPr>
                <w:ilvl w:val="0"/>
                <w:numId w:val="20"/>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 with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pPr>
              <w:widowControl w:val="0"/>
              <w:numPr>
                <w:ilvl w:val="0"/>
                <w:numId w:val="20"/>
              </w:numPr>
              <w:spacing w:line="240" w:lineRule="auto"/>
              <w:ind w:hanging="360"/>
              <w:contextualSpacing/>
            </w:pPr>
            <w:r w:rsidRPr="00A23285">
              <w:t>Logging sensor status and all request within IoT Server Runtime.</w:t>
            </w:r>
          </w:p>
          <w:p w:rsidR="00F42B8D" w:rsidRPr="00A23285" w:rsidRDefault="00892D31">
            <w:pPr>
              <w:widowControl w:val="0"/>
              <w:numPr>
                <w:ilvl w:val="0"/>
                <w:numId w:val="20"/>
              </w:numPr>
              <w:spacing w:line="240" w:lineRule="auto"/>
              <w:ind w:hanging="360"/>
              <w:contextualSpacing/>
            </w:pPr>
            <w:r w:rsidRPr="00A23285">
              <w:t xml:space="preserve">Providing logged data which belongs to user. </w:t>
            </w:r>
          </w:p>
        </w:tc>
      </w:tr>
      <w:tr w:rsidR="00F42B8D" w:rsidRPr="00A23285" w:rsidTr="009F3DEB">
        <w:tc>
          <w:tcPr>
            <w:tcW w:w="825" w:type="pct"/>
            <w:tcMar>
              <w:top w:w="100" w:type="dxa"/>
              <w:left w:w="100" w:type="dxa"/>
              <w:bottom w:w="100" w:type="dxa"/>
              <w:right w:w="100" w:type="dxa"/>
            </w:tcMar>
          </w:tcPr>
          <w:p w:rsidR="00F42B8D" w:rsidRPr="00A23285" w:rsidRDefault="00892D31">
            <w:pPr>
              <w:widowControl w:val="0"/>
              <w:spacing w:line="240" w:lineRule="auto"/>
            </w:pPr>
            <w:r w:rsidRPr="00A23285">
              <w:t>Event bus</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a process or collection of processes.</w:t>
            </w:r>
          </w:p>
          <w:p w:rsidR="00F42B8D" w:rsidRPr="00A23285" w:rsidRDefault="00892D31">
            <w:pPr>
              <w:widowControl w:val="0"/>
              <w:numPr>
                <w:ilvl w:val="0"/>
                <w:numId w:val="4"/>
              </w:numPr>
              <w:spacing w:line="240" w:lineRule="auto"/>
              <w:ind w:hanging="360"/>
              <w:contextualSpacing/>
            </w:pPr>
            <w:r w:rsidRPr="00A23285">
              <w:t>Coordinate message passing between SA node and User App element.</w:t>
            </w:r>
          </w:p>
        </w:tc>
      </w:tr>
    </w:tbl>
    <w:p w:rsidR="00F42B8D" w:rsidRPr="00A23285" w:rsidRDefault="00F42B8D"/>
    <w:p w:rsidR="00B25CE4" w:rsidRPr="00A23285" w:rsidRDefault="00B25CE4"/>
    <w:p w:rsidR="00F42B8D" w:rsidRPr="00A23285" w:rsidRDefault="00892D31">
      <w:r w:rsidRPr="00A23285">
        <w:rPr>
          <w:b/>
        </w:rPr>
        <w:t xml:space="preserve">Table </w:t>
      </w:r>
      <w:proofErr w:type="gramStart"/>
      <w:r w:rsidRPr="00A23285">
        <w:rPr>
          <w:b/>
        </w:rPr>
        <w:t>6.2  Relationship</w:t>
      </w:r>
      <w:proofErr w:type="gramEnd"/>
      <w:r w:rsidRPr="00A23285">
        <w:rPr>
          <w:b/>
        </w:rPr>
        <w:t xml:space="preserve"> Responsibility Catalog for First-Level Decomposition</w:t>
      </w:r>
    </w:p>
    <w:tbl>
      <w:tblPr>
        <w:tblStyle w:val="af9"/>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9F3DE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FF5E4F">
              <w:t>Figure 6.1</w:t>
            </w:r>
          </w:p>
        </w:tc>
      </w:tr>
      <w:tr w:rsidR="00F42B8D" w:rsidRPr="00A23285" w:rsidTr="009F3DE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9F3DE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6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769" name="그룹 75"/>
                              <wpg:cNvGrpSpPr>
                                <a:grpSpLocks/>
                              </wpg:cNvGrpSpPr>
                              <wpg:grpSpPr bwMode="auto">
                                <a:xfrm>
                                  <a:off x="11386" y="6585"/>
                                  <a:ext cx="8571" cy="3354"/>
                                  <a:chOff x="11386" y="6585"/>
                                  <a:chExt cx="8570" cy="3354"/>
                                </a:xfrm>
                              </wpg:grpSpPr>
                              <wps:wsp>
                                <wps:cNvPr id="770" name="직선 화살표 연결선 76"/>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med"/>
                                  </a:ln>
                                  <a:extLst>
                                    <a:ext uri="{909E8E84-426E-40DD-AFC4-6F175D3DCCD1}">
                                      <a14:hiddenFill xmlns:a14="http://schemas.microsoft.com/office/drawing/2010/main">
                                        <a:noFill/>
                                      </a14:hiddenFill>
                                    </a:ext>
                                  </a:extLst>
                                </wps:spPr>
                                <wps:bodyPr/>
                              </wps:wsp>
                              <wps:wsp>
                                <wps:cNvPr id="771" name="Text Box 77"/>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772" name="Text Box 78"/>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12" o:spid="_x0000_s1031"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">
                      <v:group id="그룹 75" o:spid="_x0000_s1032"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oUmcYAAADcAAAADwAAAGRycy9kb3ducmV2LnhtbESPQWvCQBSE7wX/w/IE&#10;b3UTxWijq4jY0kMoVAult0f2mQSzb0N2TeK/dwuFHoeZ+YbZ7AZTi45aV1lWEE8jEMS51RUXCr7O&#10;r88rEM4ja6wtk4I7OdhtR08bTLXt+ZO6ky9EgLBLUUHpfZNK6fKSDLqpbYiDd7GtQR9kW0jdYh/g&#10;ppazKEqkwYrDQokNHUrKr6ebUfDWY7+fx8cuu14O95/z4uM7i0mpyXjYr0F4Gvx/+K/9rhUsk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ahSZxgAAANwA&#10;AAAPAAAAAAAAAAAAAAAAAKoCAABkcnMvZG93bnJldi54bWxQSwUGAAAAAAQABAD6AAAAnQMAAAAA&#10;">
                        <v:shape id="직선 화살표 연결선 76" o:spid="_x0000_s1033"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epHMMAAADcAAAADwAAAGRycy9kb3ducmV2LnhtbERPTWvCQBC9F/wPywi9FN1UipHoJlht&#10;odBTUg8eJ9kxCWZnQ3Y1aX9991Do8fG+d9lkOnGnwbWWFTwvIxDEldUt1wpOX++LDQjnkTV2lknB&#10;NznI0tnDDhNtR87pXvhahBB2CSpovO8TKV3VkEG3tD1x4C52MOgDHGqpBxxDuOnkKorW0mDLoaHB&#10;ng4NVdfiZhTw21NZRa8lrs+5LF4+u+OY5z9KPc6n/RaEp8n/i//cH1pBHIf54Uw4AjL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nqRzDAAAA3AAAAA8AAAAAAAAAAAAA&#10;AAAAoQIAAGRycy9kb3ducmV2LnhtbFBLBQYAAAAABAAEAPkAAACRAwAAAAA=&#10;" strokeweight="1.5pt">
                          <v:stroke startarrowwidth="wide" startarrowlength="long" endarrow="classic" endarrowwidth="wide"/>
                        </v:shape>
                        <v:shape id="Text Box 77" o:spid="_x0000_s1034"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aHP8gA&#10;AADcAAAADwAAAGRycy9kb3ducmV2LnhtbESPQUsDMRSE7wX/Q3hCL9Jm20Nr16ZFBKUIRVxLaW+P&#10;zdtNdPOybmK7+uuNIPQ4zMw3zHLdu0acqAvWs4LJOANBXHptuVawe3sc3YIIEVlj45kUfFOA9epq&#10;sMRc+zO/0qmItUgQDjkqMDG2uZShNOQwjH1LnLzKdw5jkl0tdYfnBHeNnGbZTDq0nBYMtvRgqPwo&#10;vpyCxf5wUx2t+amfXt5n1abY2s/nrVLD6/7+DkSkPl7C/+2NVjCfT+DvTDoC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poc/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78" o:spid="_x0000_s1035"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ZSMgA&#10;AADcAAAADwAAAGRycy9kb3ducmV2LnhtbESPQUsDMRSE7wX/Q3hCL9Jm20Ora9MihZYiFHGVorfH&#10;5u0munnZbmK7+uuNIPQ4zMw3zGLVu0acqAvWs4LJOANBXHptuVbw+rIZ3YIIEVlj45kUfFOA1fJq&#10;sMBc+zM/06mItUgQDjkqMDG2uZShNOQwjH1LnLzKdw5jkl0tdYfnBHeNnGbZTDq0nBYMtrQ2VH4W&#10;X07B3eHtpnq35qfePn3Mql2xt8fHvVLD6/7hHkSkPl7C/+2dVjCfT+HvTDoCcvk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dBlI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relationship will be used to connect 3rd Party App/Service and User App and SA node to a</w:t>
            </w:r>
            <w:r w:rsidR="00AE1D6B">
              <w:t>n</w:t>
            </w:r>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IoT Anyware System </w:t>
            </w:r>
            <w:r w:rsidRPr="00A23285">
              <w:t>will be a TCP/IP, socket- oriented protocol for authentication and authorization. The physical network is not specified or implied.</w:t>
            </w:r>
          </w:p>
        </w:tc>
      </w:tr>
      <w:tr w:rsidR="00F42B8D" w:rsidRPr="00A23285" w:rsidTr="009F3DE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50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508" name="그룹 80"/>
                              <wpg:cNvGrpSpPr>
                                <a:grpSpLocks/>
                              </wpg:cNvGrpSpPr>
                              <wpg:grpSpPr bwMode="auto">
                                <a:xfrm>
                                  <a:off x="43390" y="52210"/>
                                  <a:ext cx="5904" cy="3354"/>
                                  <a:chOff x="23048" y="54683"/>
                                  <a:chExt cx="5903" cy="3354"/>
                                </a:xfrm>
                              </wpg:grpSpPr>
                              <wps:wsp>
                                <wps:cNvPr id="509" name="직선 화살표 연결선 81"/>
                                <wps:cNvCnPr>
                                  <a:cxnSpLocks noChangeShapeType="1"/>
                                </wps:cNvCnPr>
                                <wps:spPr bwMode="auto">
                                  <a:xfrm>
                                    <a:off x="23048" y="56360"/>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510" name="Text Box 82"/>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511" name="Text Box 83"/>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id="Group 17" o:spid="_x0000_s1036"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">
                      <v:group id="그룹 80" o:spid="_x0000_s1037"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PTpDwwAAANwAAAAP&#10;AAAAAAAAAAAAAAAAAKoCAABkcnMvZG93bnJldi54bWxQSwUGAAAAAAQABAD6AAAAmgMAAAAA&#10;">
                        <v:shape id="직선 화살표 연결선 81" o:spid="_x0000_s1038"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cgcMUAAADcAAAADwAAAGRycy9kb3ducmV2LnhtbESPW2vCQBSE3wv+h+UIvtWNBW/RVdqC&#10;VvrUesPHY/aYBLNnY3aN8d93hYKPw8x8w0znjSlETZXLLSvodSMQxInVOacKtpvF6wiE88gaC8uk&#10;4E4O5rPWyxRjbW/8S/XapyJA2MWoIPO+jKV0SUYGXdeWxME72cqgD7JKpa7wFuCmkG9RNJAGcw4L&#10;GZb0mVFyXl+NgvTrsL+Ya/297P8Mcez18GMnj0p12s37BISnxj/D/+2VVtCPxvA4E46An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cgcMUAAADcAAAADwAAAAAAAAAA&#10;AAAAAAChAgAAZHJzL2Rvd25yZXYueG1sUEsFBgAAAAAEAAQA+QAAAJMDAAAAAA==&#10;" strokeweight="1.5pt">
                          <v:stroke dashstyle="dash" startarrow="classic" startarrowwidth="wide" endarrow="classic" endarrowwidth="wide"/>
                        </v:shape>
                        <v:shape id="Text Box 82" o:spid="_x0000_s1039"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p5cUA&#10;AADcAAAADwAAAGRycy9kb3ducmV2LnhtbERPXWvCMBR9H+w/hDvwZcxUQXHVKGMwkYGM1TG2t0tz&#10;28Q1N7XJtPrrzcNgj4fzvVj1rhFH6oL1rGA0zEAQl15brhV87F4eZiBCRNbYeCYFZwqwWt7eLDDX&#10;/sTvdCxiLVIIhxwVmBjbXMpQGnIYhr4lTlzlO4cxwa6WusNTCneNHGfZVDq0nBoMtvRsqPwpfp2C&#10;x8+v++rbmku9fttPq02xtYfXrVKDu/5pDiJSH//Ff+6NVjAZpfnp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8anlxQAAANw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group>
                      <v:shape id="Text Box 83" o:spid="_x0000_s1040"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0MfsgA&#10;AADcAAAADwAAAGRycy9kb3ducmV2LnhtbESPUUvDMBSF3wX/Q7iCL+LSDhxalw0RNoYwZN0Y8+3S&#10;3DbR5qZr4lb99UYQfDycc77Dmc4H14oT9cF6VpCPMhDEldeWGwW77eL2HkSIyBpbz6TgiwLMZ5cX&#10;Uyy0P/OGTmVsRIJwKFCBibErpAyVIYdh5Dvi5NW+dxiT7BupezwnuGvlOMsm0qHltGCwo2dD1Uf5&#10;6RQ87A839Zs1383y9X1Sr8q1Pb6slbq+Gp4eQUQa4n/4r73SCu7yHH7PpCM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vQx+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rsidP="00DE6E89">
            <w:pPr>
              <w:widowControl w:val="0"/>
              <w:numPr>
                <w:ilvl w:val="0"/>
                <w:numId w:val="4"/>
              </w:numPr>
              <w:spacing w:line="240" w:lineRule="auto"/>
              <w:ind w:hanging="360"/>
              <w:contextualSpacing/>
            </w:pPr>
            <w:r w:rsidRPr="00A23285">
              <w:t xml:space="preserve">This relationship indicates that element A </w:t>
            </w:r>
            <w:r w:rsidR="00DE6E89">
              <w:t xml:space="preserve">communicates with </w:t>
            </w:r>
            <w:r w:rsidRPr="00A23285">
              <w:t>B</w:t>
            </w:r>
            <w:r w:rsidR="00DE6E89">
              <w:t xml:space="preserve"> by message event</w:t>
            </w:r>
            <w:r w:rsidRPr="00A23285">
              <w:t xml:space="preserve"> at runtime. </w:t>
            </w:r>
          </w:p>
        </w:tc>
      </w:tr>
    </w:tbl>
    <w:p w:rsidR="00F42B8D" w:rsidRPr="00DE6E89" w:rsidRDefault="00F42B8D"/>
    <w:p w:rsidR="00B25CE4" w:rsidRPr="00A23285" w:rsidRDefault="00B25CE4"/>
    <w:p w:rsidR="00F42B8D" w:rsidRPr="00A23285" w:rsidRDefault="00892D31">
      <w:r w:rsidRPr="00A23285">
        <w:rPr>
          <w:b/>
        </w:rPr>
        <w:t xml:space="preserve">Table </w:t>
      </w:r>
      <w:proofErr w:type="gramStart"/>
      <w:r w:rsidRPr="00A23285">
        <w:rPr>
          <w:b/>
        </w:rPr>
        <w:t>6.3  First</w:t>
      </w:r>
      <w:proofErr w:type="gramEnd"/>
      <w:r w:rsidRPr="00A23285">
        <w:rPr>
          <w:b/>
        </w:rPr>
        <w:t xml:space="preserve"> Level of Server Decomposition Rationale</w:t>
      </w:r>
    </w:p>
    <w:tbl>
      <w:tblPr>
        <w:tblStyle w:val="afa"/>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6769CA" w:rsidRPr="00A23285" w:rsidTr="006769CA">
        <w:tc>
          <w:tcPr>
            <w:tcW w:w="5000" w:type="pct"/>
            <w:tcMar>
              <w:top w:w="100" w:type="dxa"/>
              <w:left w:w="100" w:type="dxa"/>
              <w:bottom w:w="100" w:type="dxa"/>
              <w:right w:w="100" w:type="dxa"/>
            </w:tcMar>
          </w:tcPr>
          <w:p w:rsidR="00FF5E4F" w:rsidRDefault="00FF5E4F" w:rsidP="006769CA">
            <w:pPr>
              <w:spacing w:line="240" w:lineRule="auto"/>
              <w:rPr>
                <w:b/>
              </w:rPr>
            </w:pPr>
            <w:r w:rsidRPr="00A23285">
              <w:rPr>
                <w:b/>
              </w:rPr>
              <w:t xml:space="preserve">Perspective: </w:t>
            </w:r>
            <w:r w:rsidRPr="00FF5E4F">
              <w:t>Dynamic</w:t>
            </w:r>
          </w:p>
          <w:p w:rsidR="006769CA" w:rsidRPr="00A23285" w:rsidRDefault="006769CA" w:rsidP="006769CA">
            <w:pPr>
              <w:spacing w:line="240" w:lineRule="auto"/>
            </w:pPr>
            <w:r w:rsidRPr="00A23285">
              <w:rPr>
                <w:b/>
              </w:rPr>
              <w:t xml:space="preserve">Associated Drawings: </w:t>
            </w:r>
            <w:r w:rsidRPr="00FF5E4F">
              <w:t>Figure 6.1</w:t>
            </w:r>
            <w:r w:rsidRPr="00A23285">
              <w:rPr>
                <w:b/>
              </w:rPr>
              <w:t xml:space="preserve"> </w:t>
            </w:r>
          </w:p>
          <w:p w:rsidR="006769CA" w:rsidRPr="00A23285" w:rsidRDefault="006769CA" w:rsidP="006769CA">
            <w:pPr>
              <w:spacing w:line="240" w:lineRule="auto"/>
            </w:pPr>
            <w:r w:rsidRPr="00A23285">
              <w:rPr>
                <w:b/>
              </w:rPr>
              <w:t xml:space="preserve">Associated Responsibilities: </w:t>
            </w:r>
            <w:r w:rsidRPr="00FF5E4F">
              <w:t>Tables 6.1 and 6.2</w:t>
            </w:r>
          </w:p>
        </w:tc>
      </w:tr>
      <w:tr w:rsidR="00F42B8D" w:rsidRPr="00A23285" w:rsidTr="009F3DEB">
        <w:trPr>
          <w:trHeight w:val="420"/>
        </w:trPr>
        <w:tc>
          <w:tcPr>
            <w:tcW w:w="5000" w:type="pct"/>
            <w:tcMar>
              <w:top w:w="100" w:type="dxa"/>
              <w:left w:w="100" w:type="dxa"/>
              <w:bottom w:w="100" w:type="dxa"/>
              <w:right w:w="100" w:type="dxa"/>
            </w:tcMar>
          </w:tcPr>
          <w:p w:rsidR="00F42B8D" w:rsidRPr="00A23285" w:rsidRDefault="00892D31" w:rsidP="006901C3">
            <w:pPr>
              <w:spacing w:line="240" w:lineRule="auto"/>
            </w:pPr>
            <w:r w:rsidRPr="00A23285">
              <w:t xml:space="preserve"> This decomposition focuses only on the server process and omits a decomposition of the others. This server was decomposed into a</w:t>
            </w:r>
            <w:r w:rsidR="009F4F9D" w:rsidRPr="00A23285">
              <w:t>n</w:t>
            </w:r>
            <w:r w:rsidRPr="00A23285">
              <w:t xml:space="preserve"> </w:t>
            </w:r>
            <w:r w:rsidRPr="00A23285">
              <w:rPr>
                <w:i/>
              </w:rPr>
              <w:t>IoT Server</w:t>
            </w:r>
            <w:r w:rsidRPr="00A23285">
              <w:t xml:space="preserve"> Runtime software and an Event Bus. This partitioning was chosen to maintain separation of concerns between authorization and authentication the system and event message passing. (</w:t>
            </w:r>
            <w:r w:rsidRPr="00A23285">
              <w:rPr>
                <w:i/>
              </w:rPr>
              <w:t>QA01 Security</w:t>
            </w:r>
            <w:r w:rsidRPr="00A23285">
              <w:t xml:space="preserve">)  This </w:t>
            </w:r>
            <w:r w:rsidR="00AE1D6B">
              <w:t xml:space="preserve">also </w:t>
            </w:r>
            <w:r w:rsidR="006901C3">
              <w:t>assist</w:t>
            </w:r>
            <w:r w:rsidR="00AE1D6B">
              <w:t xml:space="preserve"> system to</w:t>
            </w:r>
            <w:r w:rsidRPr="00A23285">
              <w:t xml:space="preserve"> </w:t>
            </w:r>
            <w:r w:rsidRPr="00A23285">
              <w:lastRenderedPageBreak/>
              <w:t>add new SA node</w:t>
            </w:r>
            <w:r w:rsidR="006901C3">
              <w:t>s</w:t>
            </w:r>
            <w:r w:rsidR="00AE1D6B">
              <w:t xml:space="preserve"> easily</w:t>
            </w:r>
            <w:r w:rsidRPr="00A23285">
              <w:t xml:space="preserve"> </w:t>
            </w:r>
            <w:r w:rsidR="006901C3">
              <w:t>while</w:t>
            </w:r>
            <w:r w:rsidR="00AE1D6B">
              <w:t xml:space="preserve"> runtime </w:t>
            </w:r>
            <w:r w:rsidRPr="00A23285">
              <w:t>and allows easy addition of new kinds of SA node.  (</w:t>
            </w:r>
            <w:r w:rsidRPr="00A23285">
              <w:rPr>
                <w:i/>
              </w:rPr>
              <w:t>QA09 Extensibility</w:t>
            </w:r>
            <w:r w:rsidRPr="00A23285">
              <w:t>)</w:t>
            </w:r>
          </w:p>
        </w:tc>
      </w:tr>
    </w:tbl>
    <w:p w:rsidR="00F42B8D" w:rsidRPr="00A23285" w:rsidRDefault="00F42B8D"/>
    <w:p w:rsidR="00F42B8D" w:rsidRPr="00A23285" w:rsidRDefault="00892D31" w:rsidP="00235A9F">
      <w:pPr>
        <w:pStyle w:val="2"/>
        <w:rPr>
          <w:rFonts w:ascii="Arial" w:hAnsi="Arial" w:cs="Arial"/>
          <w:b w:val="0"/>
          <w:sz w:val="28"/>
          <w:szCs w:val="28"/>
        </w:rPr>
      </w:pPr>
      <w:bookmarkStart w:id="36" w:name="_Toc422355538"/>
      <w:r w:rsidRPr="00A23285">
        <w:rPr>
          <w:rFonts w:ascii="Arial" w:hAnsi="Arial" w:cs="Arial"/>
          <w:b w:val="0"/>
          <w:sz w:val="28"/>
          <w:szCs w:val="28"/>
        </w:rPr>
        <w:t>6.1.2 2</w:t>
      </w:r>
      <w:r w:rsidR="00936914" w:rsidRPr="00A23285">
        <w:rPr>
          <w:rFonts w:ascii="Arial" w:eastAsiaTheme="minorEastAsia" w:hAnsi="Arial" w:cs="Arial"/>
          <w:b w:val="0"/>
          <w:sz w:val="28"/>
          <w:szCs w:val="28"/>
          <w:vertAlign w:val="superscript"/>
        </w:rPr>
        <w:t>nd</w:t>
      </w:r>
      <w:r w:rsidRPr="00A23285">
        <w:rPr>
          <w:rFonts w:ascii="Arial" w:hAnsi="Arial" w:cs="Arial"/>
          <w:b w:val="0"/>
          <w:sz w:val="28"/>
          <w:szCs w:val="28"/>
        </w:rPr>
        <w:t xml:space="preserve"> Decomposition of IoT Server</w:t>
      </w:r>
      <w:bookmarkEnd w:id="36"/>
    </w:p>
    <w:p w:rsidR="00F42B8D" w:rsidRDefault="00F42B8D">
      <w:pPr>
        <w:ind w:left="300"/>
      </w:pPr>
    </w:p>
    <w:p w:rsidR="00FC34A6" w:rsidRPr="00FC34A6" w:rsidRDefault="00FC34A6">
      <w:pPr>
        <w:ind w:left="300"/>
        <w:rPr>
          <w:rFonts w:hint="eastAsia"/>
        </w:rPr>
      </w:pPr>
      <w:r>
        <w:t>[</w:t>
      </w:r>
      <w:r>
        <w:rPr>
          <w:rFonts w:hint="eastAsia"/>
        </w:rPr>
        <w:t>초본</w:t>
      </w:r>
      <w:r>
        <w:rPr>
          <w:rFonts w:hint="eastAsia"/>
        </w:rPr>
        <w:t>]</w:t>
      </w:r>
    </w:p>
    <w:p w:rsidR="00F42B8D" w:rsidRDefault="00892D31">
      <w:pPr>
        <w:ind w:left="300"/>
      </w:pPr>
      <w:r w:rsidRPr="00A23285">
        <w:t xml:space="preserve">The </w:t>
      </w:r>
      <w:r w:rsidRPr="007E4E98">
        <w:rPr>
          <w:i/>
        </w:rPr>
        <w:t>IoT Server Runtime</w:t>
      </w:r>
      <w:r w:rsidRPr="00A23285">
        <w:t xml:space="preserve"> </w:t>
      </w:r>
      <w:r w:rsidR="007E4E98">
        <w:t xml:space="preserve">shows in 6.1.1 </w:t>
      </w:r>
      <w:r w:rsidRPr="00A23285">
        <w:t>is consist of two elements, such as Web Server and Event Manager.  The scenario which needs response is handled by Web Server using REST</w:t>
      </w:r>
      <w:r w:rsidR="007E4E98">
        <w:t>ful</w:t>
      </w:r>
      <w:r w:rsidRPr="00A23285">
        <w:t xml:space="preserve"> API.  Other scenario which does not need response is handled by Event Manager using MQTT protocol.  These scenario has related event name (or topic) and data.  Event Manager monitoring and logging events.</w:t>
      </w:r>
    </w:p>
    <w:p w:rsidR="00FC34A6" w:rsidRDefault="00FC34A6">
      <w:pPr>
        <w:ind w:left="300"/>
      </w:pPr>
    </w:p>
    <w:p w:rsidR="00FC34A6" w:rsidRDefault="00FC34A6">
      <w:pPr>
        <w:ind w:left="300"/>
      </w:pPr>
      <w:r>
        <w:t xml:space="preserve">[revise – </w:t>
      </w:r>
      <w:r>
        <w:rPr>
          <w:rFonts w:hint="eastAsia"/>
        </w:rPr>
        <w:t>한글</w:t>
      </w:r>
      <w:r>
        <w:rPr>
          <w:rFonts w:hint="eastAsia"/>
        </w:rPr>
        <w:t>]</w:t>
      </w:r>
    </w:p>
    <w:p w:rsidR="00FC34A6" w:rsidRPr="005D2C31" w:rsidRDefault="00FC34A6" w:rsidP="00FC34A6">
      <w:pPr>
        <w:ind w:left="300"/>
      </w:pPr>
      <w:proofErr w:type="spellStart"/>
      <w:r>
        <w:rPr>
          <w:rFonts w:hint="eastAsia"/>
        </w:rPr>
        <w:t>WebServer</w:t>
      </w:r>
      <w:proofErr w:type="spellEnd"/>
      <w:r>
        <w:rPr>
          <w:rFonts w:hint="eastAsia"/>
        </w:rPr>
        <w:t>는</w:t>
      </w:r>
      <w:r>
        <w:rPr>
          <w:rFonts w:hint="eastAsia"/>
        </w:rPr>
        <w:t xml:space="preserve"> </w:t>
      </w:r>
      <w:r>
        <w:t>security</w:t>
      </w:r>
      <w:r>
        <w:rPr>
          <w:rFonts w:hint="eastAsia"/>
        </w:rPr>
        <w:t>를</w:t>
      </w:r>
      <w:r>
        <w:rPr>
          <w:rFonts w:hint="eastAsia"/>
        </w:rPr>
        <w:t xml:space="preserve"> </w:t>
      </w:r>
      <w:r>
        <w:rPr>
          <w:rFonts w:hint="eastAsia"/>
        </w:rPr>
        <w:t>위한</w:t>
      </w:r>
      <w:r>
        <w:rPr>
          <w:rFonts w:hint="eastAsia"/>
        </w:rPr>
        <w:t xml:space="preserve"> </w:t>
      </w:r>
      <w:r>
        <w:rPr>
          <w:rFonts w:hint="eastAsia"/>
        </w:rPr>
        <w:t>사용자</w:t>
      </w:r>
      <w:r>
        <w:rPr>
          <w:rFonts w:hint="eastAsia"/>
        </w:rPr>
        <w:t xml:space="preserve"> </w:t>
      </w:r>
      <w:r>
        <w:rPr>
          <w:rFonts w:hint="eastAsia"/>
        </w:rPr>
        <w:t>인증</w:t>
      </w:r>
      <w:r>
        <w:rPr>
          <w:rFonts w:hint="eastAsia"/>
        </w:rPr>
        <w:t xml:space="preserve"> </w:t>
      </w:r>
      <w:r>
        <w:rPr>
          <w:rFonts w:hint="eastAsia"/>
        </w:rPr>
        <w:t>이외에</w:t>
      </w:r>
      <w:r>
        <w:rPr>
          <w:rFonts w:hint="eastAsia"/>
        </w:rPr>
        <w:t xml:space="preserve">, SA node </w:t>
      </w:r>
      <w:r>
        <w:rPr>
          <w:rFonts w:hint="eastAsia"/>
        </w:rPr>
        <w:t>등록</w:t>
      </w:r>
      <w:r>
        <w:rPr>
          <w:rFonts w:hint="eastAsia"/>
        </w:rPr>
        <w:t xml:space="preserve">, </w:t>
      </w:r>
      <w:r>
        <w:rPr>
          <w:rFonts w:hint="eastAsia"/>
        </w:rPr>
        <w:t>삭제</w:t>
      </w:r>
      <w:r>
        <w:rPr>
          <w:rFonts w:hint="eastAsia"/>
        </w:rPr>
        <w:t>,</w:t>
      </w:r>
      <w:r>
        <w:t xml:space="preserve"> </w:t>
      </w:r>
      <w:r>
        <w:rPr>
          <w:rFonts w:hint="eastAsia"/>
        </w:rPr>
        <w:t>공유와</w:t>
      </w:r>
      <w:r>
        <w:rPr>
          <w:rFonts w:hint="eastAsia"/>
        </w:rPr>
        <w:t xml:space="preserve"> </w:t>
      </w:r>
      <w:r>
        <w:rPr>
          <w:rFonts w:hint="eastAsia"/>
        </w:rPr>
        <w:t>같은</w:t>
      </w:r>
      <w:r>
        <w:rPr>
          <w:rFonts w:hint="eastAsia"/>
        </w:rPr>
        <w:t xml:space="preserve"> </w:t>
      </w:r>
      <w:r>
        <w:rPr>
          <w:rFonts w:hint="eastAsia"/>
        </w:rPr>
        <w:t>사용자에</w:t>
      </w:r>
      <w:r>
        <w:rPr>
          <w:rFonts w:hint="eastAsia"/>
        </w:rPr>
        <w:t xml:space="preserve"> </w:t>
      </w:r>
      <w:r>
        <w:rPr>
          <w:rFonts w:hint="eastAsia"/>
        </w:rPr>
        <w:t>대한</w:t>
      </w:r>
      <w:r>
        <w:rPr>
          <w:rFonts w:hint="eastAsia"/>
        </w:rPr>
        <w:t xml:space="preserve"> </w:t>
      </w:r>
      <w:r>
        <w:t xml:space="preserve">SA node </w:t>
      </w:r>
      <w:r>
        <w:rPr>
          <w:rFonts w:hint="eastAsia"/>
        </w:rPr>
        <w:t>관리</w:t>
      </w:r>
      <w:r>
        <w:rPr>
          <w:rFonts w:hint="eastAsia"/>
        </w:rPr>
        <w:t xml:space="preserve"> </w:t>
      </w:r>
      <w:r>
        <w:rPr>
          <w:rFonts w:hint="eastAsia"/>
        </w:rPr>
        <w:t>기능을</w:t>
      </w:r>
      <w:r>
        <w:rPr>
          <w:rFonts w:hint="eastAsia"/>
        </w:rPr>
        <w:t xml:space="preserve"> </w:t>
      </w:r>
      <w:r>
        <w:rPr>
          <w:rFonts w:hint="eastAsia"/>
        </w:rPr>
        <w:t>담당</w:t>
      </w:r>
      <w:r>
        <w:rPr>
          <w:rFonts w:hint="eastAsia"/>
        </w:rPr>
        <w:t xml:space="preserve"> </w:t>
      </w:r>
      <w:r>
        <w:rPr>
          <w:rFonts w:hint="eastAsia"/>
        </w:rPr>
        <w:t>합니다</w:t>
      </w:r>
      <w:r>
        <w:rPr>
          <w:rFonts w:hint="eastAsia"/>
        </w:rPr>
        <w:t>.</w:t>
      </w:r>
      <w:r>
        <w:t xml:space="preserve"> </w:t>
      </w:r>
      <w:r>
        <w:rPr>
          <w:rFonts w:hint="eastAsia"/>
        </w:rPr>
        <w:t>해당</w:t>
      </w:r>
      <w:r>
        <w:rPr>
          <w:rFonts w:hint="eastAsia"/>
        </w:rPr>
        <w:t xml:space="preserve"> </w:t>
      </w:r>
      <w:r>
        <w:rPr>
          <w:rFonts w:hint="eastAsia"/>
        </w:rPr>
        <w:t>정보는</w:t>
      </w:r>
      <w:r>
        <w:rPr>
          <w:rFonts w:hint="eastAsia"/>
        </w:rPr>
        <w:t xml:space="preserve"> </w:t>
      </w:r>
      <w:r>
        <w:t>SA node</w:t>
      </w:r>
      <w:r>
        <w:rPr>
          <w:rFonts w:hint="eastAsia"/>
        </w:rPr>
        <w:t xml:space="preserve"> </w:t>
      </w:r>
      <w:r>
        <w:rPr>
          <w:rFonts w:hint="eastAsia"/>
        </w:rPr>
        <w:t>혹은</w:t>
      </w:r>
      <w:r>
        <w:rPr>
          <w:rFonts w:hint="eastAsia"/>
        </w:rPr>
        <w:t xml:space="preserve"> </w:t>
      </w:r>
      <w:r>
        <w:t xml:space="preserve">User App </w:t>
      </w:r>
      <w:r>
        <w:rPr>
          <w:rFonts w:hint="eastAsia"/>
        </w:rPr>
        <w:t>에서</w:t>
      </w:r>
      <w:r>
        <w:rPr>
          <w:rFonts w:hint="eastAsia"/>
        </w:rPr>
        <w:t xml:space="preserve"> </w:t>
      </w:r>
      <w:r>
        <w:rPr>
          <w:rFonts w:hint="eastAsia"/>
        </w:rPr>
        <w:t>저장할</w:t>
      </w:r>
      <w:r>
        <w:rPr>
          <w:rFonts w:hint="eastAsia"/>
        </w:rPr>
        <w:t xml:space="preserve"> </w:t>
      </w:r>
      <w:r>
        <w:rPr>
          <w:rFonts w:hint="eastAsia"/>
        </w:rPr>
        <w:t>경우에</w:t>
      </w:r>
      <w:r>
        <w:rPr>
          <w:rFonts w:hint="eastAsia"/>
        </w:rPr>
        <w:t xml:space="preserve">, </w:t>
      </w:r>
      <w:r>
        <w:rPr>
          <w:rFonts w:hint="eastAsia"/>
        </w:rPr>
        <w:t>초기화</w:t>
      </w:r>
      <w:r>
        <w:rPr>
          <w:rFonts w:hint="eastAsia"/>
        </w:rPr>
        <w:t xml:space="preserve"> </w:t>
      </w:r>
      <w:r>
        <w:rPr>
          <w:rFonts w:hint="eastAsia"/>
        </w:rPr>
        <w:t>혹은</w:t>
      </w:r>
      <w:r>
        <w:rPr>
          <w:rFonts w:hint="eastAsia"/>
        </w:rPr>
        <w:t xml:space="preserve"> </w:t>
      </w:r>
      <w:r>
        <w:rPr>
          <w:rFonts w:hint="eastAsia"/>
        </w:rPr>
        <w:t>경우에</w:t>
      </w:r>
      <w:r>
        <w:rPr>
          <w:rFonts w:hint="eastAsia"/>
        </w:rPr>
        <w:t xml:space="preserve"> </w:t>
      </w:r>
      <w:r>
        <w:rPr>
          <w:rFonts w:hint="eastAsia"/>
        </w:rPr>
        <w:t>정보를</w:t>
      </w:r>
      <w:r>
        <w:rPr>
          <w:rFonts w:hint="eastAsia"/>
        </w:rPr>
        <w:t xml:space="preserve"> </w:t>
      </w:r>
      <w:r>
        <w:rPr>
          <w:rFonts w:hint="eastAsia"/>
        </w:rPr>
        <w:t>유실할</w:t>
      </w:r>
      <w:r>
        <w:rPr>
          <w:rFonts w:hint="eastAsia"/>
        </w:rPr>
        <w:t xml:space="preserve"> </w:t>
      </w:r>
      <w:r>
        <w:rPr>
          <w:rFonts w:hint="eastAsia"/>
        </w:rPr>
        <w:t>수</w:t>
      </w:r>
      <w:r>
        <w:rPr>
          <w:rFonts w:hint="eastAsia"/>
        </w:rPr>
        <w:t xml:space="preserve"> </w:t>
      </w:r>
      <w:r>
        <w:rPr>
          <w:rFonts w:hint="eastAsia"/>
        </w:rPr>
        <w:t>있으며</w:t>
      </w:r>
      <w:r>
        <w:rPr>
          <w:rFonts w:hint="eastAsia"/>
        </w:rPr>
        <w:t>,</w:t>
      </w:r>
      <w:r>
        <w:t xml:space="preserve"> </w:t>
      </w:r>
      <w:r>
        <w:rPr>
          <w:rFonts w:hint="eastAsia"/>
        </w:rPr>
        <w:t>도난이나</w:t>
      </w:r>
      <w:r>
        <w:rPr>
          <w:rFonts w:hint="eastAsia"/>
        </w:rPr>
        <w:t xml:space="preserve"> </w:t>
      </w:r>
      <w:r>
        <w:rPr>
          <w:rFonts w:hint="eastAsia"/>
        </w:rPr>
        <w:t>유실</w:t>
      </w:r>
      <w:r>
        <w:rPr>
          <w:rFonts w:hint="eastAsia"/>
        </w:rPr>
        <w:t xml:space="preserve">, </w:t>
      </w:r>
      <w:r>
        <w:rPr>
          <w:rFonts w:hint="eastAsia"/>
        </w:rPr>
        <w:t>변조에</w:t>
      </w:r>
      <w:r>
        <w:rPr>
          <w:rFonts w:hint="eastAsia"/>
        </w:rPr>
        <w:t xml:space="preserve"> </w:t>
      </w:r>
      <w:r>
        <w:rPr>
          <w:rFonts w:hint="eastAsia"/>
        </w:rPr>
        <w:t>대한</w:t>
      </w:r>
      <w:r>
        <w:rPr>
          <w:rFonts w:hint="eastAsia"/>
        </w:rPr>
        <w:t xml:space="preserve"> </w:t>
      </w:r>
      <w:r>
        <w:rPr>
          <w:rFonts w:hint="eastAsia"/>
        </w:rPr>
        <w:t>위험이</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서버에서</w:t>
      </w:r>
      <w:r>
        <w:rPr>
          <w:rFonts w:hint="eastAsia"/>
        </w:rPr>
        <w:t xml:space="preserve"> </w:t>
      </w:r>
      <w:r>
        <w:rPr>
          <w:rFonts w:hint="eastAsia"/>
        </w:rPr>
        <w:t>처리</w:t>
      </w:r>
      <w:r>
        <w:rPr>
          <w:rFonts w:hint="eastAsia"/>
        </w:rPr>
        <w:t xml:space="preserve"> </w:t>
      </w:r>
      <w:r>
        <w:rPr>
          <w:rFonts w:hint="eastAsia"/>
        </w:rPr>
        <w:t>합니다</w:t>
      </w:r>
      <w:r>
        <w:rPr>
          <w:rFonts w:hint="eastAsia"/>
        </w:rPr>
        <w:t>.</w:t>
      </w:r>
      <w:r>
        <w:t xml:space="preserve"> </w:t>
      </w:r>
      <w:proofErr w:type="spellStart"/>
      <w:r>
        <w:t>WebServer</w:t>
      </w:r>
      <w:proofErr w:type="spellEnd"/>
      <w:r>
        <w:rPr>
          <w:rFonts w:hint="eastAsia"/>
        </w:rPr>
        <w:t>와의</w:t>
      </w:r>
      <w:r>
        <w:rPr>
          <w:rFonts w:hint="eastAsia"/>
        </w:rPr>
        <w:t xml:space="preserve"> </w:t>
      </w:r>
      <w:r>
        <w:rPr>
          <w:rFonts w:hint="eastAsia"/>
        </w:rPr>
        <w:t>통신은</w:t>
      </w:r>
      <w:r>
        <w:rPr>
          <w:rFonts w:hint="eastAsia"/>
        </w:rPr>
        <w:t xml:space="preserve"> channel</w:t>
      </w:r>
      <w:r>
        <w:rPr>
          <w:rFonts w:hint="eastAsia"/>
        </w:rPr>
        <w:t>에</w:t>
      </w:r>
      <w:r>
        <w:rPr>
          <w:rFonts w:hint="eastAsia"/>
        </w:rPr>
        <w:t xml:space="preserve"> </w:t>
      </w:r>
      <w:r>
        <w:rPr>
          <w:rFonts w:hint="eastAsia"/>
        </w:rPr>
        <w:t>대한</w:t>
      </w:r>
      <w:r>
        <w:rPr>
          <w:rFonts w:hint="eastAsia"/>
        </w:rPr>
        <w:t xml:space="preserve"> </w:t>
      </w:r>
      <w:r>
        <w:rPr>
          <w:rFonts w:hint="eastAsia"/>
        </w:rPr>
        <w:t>안전성을</w:t>
      </w:r>
      <w:r>
        <w:rPr>
          <w:rFonts w:hint="eastAsia"/>
        </w:rPr>
        <w:t xml:space="preserve"> </w:t>
      </w:r>
      <w:r>
        <w:rPr>
          <w:rFonts w:hint="eastAsia"/>
        </w:rPr>
        <w:t>확보하기</w:t>
      </w:r>
      <w:r>
        <w:rPr>
          <w:rFonts w:hint="eastAsia"/>
        </w:rPr>
        <w:t xml:space="preserve"> </w:t>
      </w:r>
      <w:r>
        <w:rPr>
          <w:rFonts w:hint="eastAsia"/>
        </w:rPr>
        <w:t>위해서</w:t>
      </w:r>
      <w:r>
        <w:rPr>
          <w:rFonts w:hint="eastAsia"/>
        </w:rPr>
        <w:t xml:space="preserve"> </w:t>
      </w:r>
      <w:r>
        <w:t>HTTPS</w:t>
      </w:r>
      <w:r>
        <w:rPr>
          <w:rFonts w:hint="eastAsia"/>
        </w:rPr>
        <w:t>로</w:t>
      </w:r>
      <w:r>
        <w:rPr>
          <w:rFonts w:hint="eastAsia"/>
        </w:rPr>
        <w:t xml:space="preserve"> </w:t>
      </w:r>
      <w:r>
        <w:rPr>
          <w:rFonts w:hint="eastAsia"/>
        </w:rPr>
        <w:t>이루어</w:t>
      </w:r>
      <w:r>
        <w:rPr>
          <w:rFonts w:hint="eastAsia"/>
        </w:rPr>
        <w:t xml:space="preserve"> </w:t>
      </w:r>
      <w:r>
        <w:rPr>
          <w:rFonts w:hint="eastAsia"/>
        </w:rPr>
        <w:t>집니다</w:t>
      </w:r>
      <w:r>
        <w:rPr>
          <w:rFonts w:hint="eastAsia"/>
        </w:rPr>
        <w:t>.</w:t>
      </w:r>
      <w:r>
        <w:t xml:space="preserve"> </w:t>
      </w:r>
      <w:r>
        <w:rPr>
          <w:rFonts w:hint="eastAsia"/>
        </w:rPr>
        <w:t>등록된</w:t>
      </w:r>
      <w:r>
        <w:rPr>
          <w:rFonts w:hint="eastAsia"/>
        </w:rPr>
        <w:t xml:space="preserve"> </w:t>
      </w:r>
      <w:r>
        <w:rPr>
          <w:rFonts w:hint="eastAsia"/>
        </w:rPr>
        <w:t>사용자와</w:t>
      </w:r>
      <w:r>
        <w:rPr>
          <w:rFonts w:hint="eastAsia"/>
        </w:rPr>
        <w:t xml:space="preserve"> </w:t>
      </w:r>
      <w:r>
        <w:t>SA node</w:t>
      </w:r>
      <w:r>
        <w:rPr>
          <w:rFonts w:hint="eastAsia"/>
        </w:rPr>
        <w:t>의</w:t>
      </w:r>
      <w:r>
        <w:rPr>
          <w:rFonts w:hint="eastAsia"/>
        </w:rPr>
        <w:t xml:space="preserve"> </w:t>
      </w:r>
      <w:r>
        <w:rPr>
          <w:rFonts w:hint="eastAsia"/>
        </w:rPr>
        <w:t>정보는</w:t>
      </w:r>
      <w:r>
        <w:rPr>
          <w:rFonts w:hint="eastAsia"/>
        </w:rPr>
        <w:t xml:space="preserve"> </w:t>
      </w:r>
      <w:proofErr w:type="spellStart"/>
      <w:r>
        <w:rPr>
          <w:rFonts w:hint="eastAsia"/>
        </w:rPr>
        <w:t>관계형</w:t>
      </w:r>
      <w:proofErr w:type="spellEnd"/>
      <w:r>
        <w:rPr>
          <w:rFonts w:hint="eastAsia"/>
        </w:rPr>
        <w:t xml:space="preserve"> </w:t>
      </w:r>
      <w:proofErr w:type="spellStart"/>
      <w:r>
        <w:rPr>
          <w:rFonts w:hint="eastAsia"/>
        </w:rPr>
        <w:t>D</w:t>
      </w:r>
      <w:r>
        <w:t>atabse</w:t>
      </w:r>
      <w:proofErr w:type="spellEnd"/>
      <w:r>
        <w:rPr>
          <w:rFonts w:hint="eastAsia"/>
        </w:rPr>
        <w:t>에</w:t>
      </w:r>
      <w:r>
        <w:rPr>
          <w:rFonts w:hint="eastAsia"/>
        </w:rPr>
        <w:t xml:space="preserve"> </w:t>
      </w:r>
      <w:r>
        <w:rPr>
          <w:rFonts w:hint="eastAsia"/>
        </w:rPr>
        <w:t>저장되며</w:t>
      </w:r>
      <w:r>
        <w:rPr>
          <w:rFonts w:hint="eastAsia"/>
        </w:rPr>
        <w:t>,</w:t>
      </w:r>
      <w:r>
        <w:t xml:space="preserve"> Event Bus</w:t>
      </w:r>
      <w:r>
        <w:rPr>
          <w:rFonts w:hint="eastAsia"/>
        </w:rPr>
        <w:t>는</w:t>
      </w:r>
      <w:r>
        <w:rPr>
          <w:rFonts w:hint="eastAsia"/>
        </w:rPr>
        <w:t xml:space="preserve"> </w:t>
      </w:r>
      <w:r>
        <w:rPr>
          <w:rFonts w:hint="eastAsia"/>
        </w:rPr>
        <w:t>해당</w:t>
      </w:r>
      <w:r>
        <w:rPr>
          <w:rFonts w:hint="eastAsia"/>
        </w:rPr>
        <w:t xml:space="preserve"> </w:t>
      </w:r>
      <w:r>
        <w:rPr>
          <w:rFonts w:hint="eastAsia"/>
        </w:rPr>
        <w:t>정보를</w:t>
      </w:r>
      <w:r>
        <w:rPr>
          <w:rFonts w:hint="eastAsia"/>
        </w:rPr>
        <w:t xml:space="preserve"> </w:t>
      </w:r>
      <w:r>
        <w:rPr>
          <w:rFonts w:hint="eastAsia"/>
        </w:rPr>
        <w:t>참조해서</w:t>
      </w:r>
      <w:r>
        <w:rPr>
          <w:rFonts w:hint="eastAsia"/>
        </w:rPr>
        <w:t xml:space="preserve"> </w:t>
      </w:r>
      <w:r>
        <w:t>Event Bus</w:t>
      </w:r>
      <w:r>
        <w:rPr>
          <w:rFonts w:hint="eastAsia"/>
        </w:rPr>
        <w:t>로의</w:t>
      </w:r>
      <w:r>
        <w:rPr>
          <w:rFonts w:hint="eastAsia"/>
        </w:rPr>
        <w:t xml:space="preserve"> </w:t>
      </w:r>
      <w:r>
        <w:rPr>
          <w:rFonts w:hint="eastAsia"/>
        </w:rPr>
        <w:t>연결</w:t>
      </w:r>
      <w:r>
        <w:rPr>
          <w:rFonts w:hint="eastAsia"/>
        </w:rPr>
        <w:t xml:space="preserve"> </w:t>
      </w:r>
      <w:r>
        <w:rPr>
          <w:rFonts w:hint="eastAsia"/>
        </w:rPr>
        <w:t>요청에</w:t>
      </w:r>
      <w:r>
        <w:rPr>
          <w:rFonts w:hint="eastAsia"/>
        </w:rPr>
        <w:t xml:space="preserve"> </w:t>
      </w:r>
      <w:r>
        <w:rPr>
          <w:rFonts w:hint="eastAsia"/>
        </w:rPr>
        <w:t>대한</w:t>
      </w:r>
      <w:r>
        <w:rPr>
          <w:rFonts w:hint="eastAsia"/>
        </w:rPr>
        <w:t xml:space="preserve"> </w:t>
      </w:r>
      <w:r>
        <w:rPr>
          <w:rFonts w:hint="eastAsia"/>
        </w:rPr>
        <w:t>인증을</w:t>
      </w:r>
      <w:r>
        <w:rPr>
          <w:rFonts w:hint="eastAsia"/>
        </w:rPr>
        <w:t xml:space="preserve"> </w:t>
      </w:r>
      <w:r>
        <w:rPr>
          <w:rFonts w:hint="eastAsia"/>
        </w:rPr>
        <w:t>처리합니다</w:t>
      </w:r>
      <w:r>
        <w:rPr>
          <w:rFonts w:hint="eastAsia"/>
        </w:rPr>
        <w:t>.</w:t>
      </w:r>
      <w:r>
        <w:t xml:space="preserve"> </w:t>
      </w:r>
      <w:r>
        <w:rPr>
          <w:rFonts w:hint="eastAsia"/>
        </w:rPr>
        <w:t>Event Bus</w:t>
      </w:r>
      <w:r>
        <w:rPr>
          <w:rFonts w:hint="eastAsia"/>
        </w:rPr>
        <w:t>에</w:t>
      </w:r>
      <w:r>
        <w:rPr>
          <w:rFonts w:hint="eastAsia"/>
        </w:rPr>
        <w:t xml:space="preserve"> </w:t>
      </w:r>
      <w:r>
        <w:rPr>
          <w:rFonts w:hint="eastAsia"/>
        </w:rPr>
        <w:t>대한</w:t>
      </w:r>
      <w:r>
        <w:rPr>
          <w:rFonts w:hint="eastAsia"/>
        </w:rPr>
        <w:t xml:space="preserve"> </w:t>
      </w:r>
      <w:r>
        <w:rPr>
          <w:rFonts w:hint="eastAsia"/>
        </w:rPr>
        <w:t>의존성을</w:t>
      </w:r>
      <w:r>
        <w:rPr>
          <w:rFonts w:hint="eastAsia"/>
        </w:rPr>
        <w:t xml:space="preserve"> </w:t>
      </w:r>
      <w:r>
        <w:rPr>
          <w:rFonts w:hint="eastAsia"/>
        </w:rPr>
        <w:t>느슨하게</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t>Event Bus</w:t>
      </w:r>
      <w:r>
        <w:rPr>
          <w:rFonts w:hint="eastAsia"/>
        </w:rPr>
        <w:t>에서</w:t>
      </w:r>
      <w:r>
        <w:rPr>
          <w:rFonts w:hint="eastAsia"/>
        </w:rPr>
        <w:t xml:space="preserve"> </w:t>
      </w:r>
      <w:r>
        <w:rPr>
          <w:rFonts w:hint="eastAsia"/>
        </w:rPr>
        <w:t>발생하는</w:t>
      </w:r>
      <w:r>
        <w:rPr>
          <w:rFonts w:hint="eastAsia"/>
        </w:rPr>
        <w:t xml:space="preserve"> </w:t>
      </w:r>
      <w:r>
        <w:t>Event</w:t>
      </w:r>
      <w:r>
        <w:rPr>
          <w:rFonts w:hint="eastAsia"/>
        </w:rPr>
        <w:t>에</w:t>
      </w:r>
      <w:r>
        <w:rPr>
          <w:rFonts w:hint="eastAsia"/>
        </w:rPr>
        <w:t xml:space="preserve"> </w:t>
      </w:r>
      <w:r>
        <w:rPr>
          <w:rFonts w:hint="eastAsia"/>
        </w:rPr>
        <w:t>대한</w:t>
      </w:r>
      <w:r>
        <w:rPr>
          <w:rFonts w:hint="eastAsia"/>
        </w:rPr>
        <w:t xml:space="preserve"> </w:t>
      </w:r>
      <w:r>
        <w:rPr>
          <w:rFonts w:hint="eastAsia"/>
        </w:rPr>
        <w:t>처리는</w:t>
      </w:r>
      <w:r>
        <w:rPr>
          <w:rFonts w:hint="eastAsia"/>
        </w:rPr>
        <w:t xml:space="preserve"> </w:t>
      </w:r>
      <w:r>
        <w:rPr>
          <w:rFonts w:hint="eastAsia"/>
        </w:rPr>
        <w:t>외부의</w:t>
      </w:r>
      <w:r>
        <w:rPr>
          <w:rFonts w:hint="eastAsia"/>
        </w:rPr>
        <w:t xml:space="preserve"> </w:t>
      </w:r>
      <w:r>
        <w:t>Event Manager</w:t>
      </w:r>
      <w:r>
        <w:rPr>
          <w:rFonts w:hint="eastAsia"/>
        </w:rPr>
        <w:t>에서</w:t>
      </w:r>
      <w:r>
        <w:rPr>
          <w:rFonts w:hint="eastAsia"/>
        </w:rPr>
        <w:t xml:space="preserve"> </w:t>
      </w:r>
      <w:r>
        <w:rPr>
          <w:rFonts w:hint="eastAsia"/>
        </w:rPr>
        <w:t>담당</w:t>
      </w:r>
      <w:r>
        <w:rPr>
          <w:rFonts w:hint="eastAsia"/>
        </w:rPr>
        <w:t xml:space="preserve"> </w:t>
      </w:r>
      <w:r>
        <w:rPr>
          <w:rFonts w:hint="eastAsia"/>
        </w:rPr>
        <w:t>합니다</w:t>
      </w:r>
      <w:r>
        <w:rPr>
          <w:rFonts w:hint="eastAsia"/>
        </w:rPr>
        <w:t>.</w:t>
      </w:r>
      <w:r>
        <w:t xml:space="preserve"> Event Manager</w:t>
      </w:r>
      <w:r>
        <w:rPr>
          <w:rFonts w:hint="eastAsia"/>
        </w:rPr>
        <w:t>는</w:t>
      </w:r>
      <w:r>
        <w:rPr>
          <w:rFonts w:hint="eastAsia"/>
        </w:rPr>
        <w:t xml:space="preserve"> </w:t>
      </w:r>
      <w:r>
        <w:t>Event Bus</w:t>
      </w:r>
      <w:r>
        <w:rPr>
          <w:rFonts w:hint="eastAsia"/>
        </w:rPr>
        <w:t>에서</w:t>
      </w:r>
      <w:r>
        <w:rPr>
          <w:rFonts w:hint="eastAsia"/>
        </w:rPr>
        <w:t xml:space="preserve"> </w:t>
      </w:r>
      <w:r>
        <w:rPr>
          <w:rFonts w:hint="eastAsia"/>
        </w:rPr>
        <w:t>발생하는</w:t>
      </w:r>
      <w:r>
        <w:rPr>
          <w:rFonts w:hint="eastAsia"/>
        </w:rPr>
        <w:t xml:space="preserve"> </w:t>
      </w:r>
      <w:r>
        <w:t xml:space="preserve">Event </w:t>
      </w:r>
      <w:r>
        <w:rPr>
          <w:rFonts w:hint="eastAsia"/>
        </w:rPr>
        <w:t>들에</w:t>
      </w:r>
      <w:r>
        <w:rPr>
          <w:rFonts w:hint="eastAsia"/>
        </w:rPr>
        <w:t xml:space="preserve"> </w:t>
      </w:r>
      <w:r>
        <w:rPr>
          <w:rFonts w:hint="eastAsia"/>
        </w:rPr>
        <w:t>대한</w:t>
      </w:r>
      <w:r>
        <w:rPr>
          <w:rFonts w:hint="eastAsia"/>
        </w:rPr>
        <w:t xml:space="preserve"> </w:t>
      </w:r>
      <w:r>
        <w:rPr>
          <w:rFonts w:hint="eastAsia"/>
        </w:rPr>
        <w:t>모니터링을</w:t>
      </w:r>
      <w:r>
        <w:rPr>
          <w:rFonts w:hint="eastAsia"/>
        </w:rPr>
        <w:t xml:space="preserve"> </w:t>
      </w:r>
      <w:r>
        <w:rPr>
          <w:rFonts w:hint="eastAsia"/>
        </w:rPr>
        <w:t>해서</w:t>
      </w:r>
      <w:r>
        <w:rPr>
          <w:rFonts w:hint="eastAsia"/>
        </w:rPr>
        <w:t xml:space="preserve">, </w:t>
      </w:r>
      <w:r>
        <w:t>Event</w:t>
      </w:r>
      <w:r>
        <w:rPr>
          <w:rFonts w:hint="eastAsia"/>
        </w:rPr>
        <w:t>에</w:t>
      </w:r>
      <w:r>
        <w:rPr>
          <w:rFonts w:hint="eastAsia"/>
        </w:rPr>
        <w:t xml:space="preserve"> </w:t>
      </w:r>
      <w:r>
        <w:rPr>
          <w:rFonts w:hint="eastAsia"/>
        </w:rPr>
        <w:t>대한</w:t>
      </w:r>
      <w:r>
        <w:rPr>
          <w:rFonts w:hint="eastAsia"/>
        </w:rPr>
        <w:t xml:space="preserve"> </w:t>
      </w:r>
      <w:r>
        <w:t xml:space="preserve">logging </w:t>
      </w:r>
      <w:r>
        <w:rPr>
          <w:rFonts w:hint="eastAsia"/>
        </w:rPr>
        <w:t>등의</w:t>
      </w:r>
      <w:r>
        <w:rPr>
          <w:rFonts w:hint="eastAsia"/>
        </w:rPr>
        <w:t xml:space="preserve"> </w:t>
      </w:r>
      <w:r>
        <w:rPr>
          <w:rFonts w:hint="eastAsia"/>
        </w:rPr>
        <w:t>적절한</w:t>
      </w:r>
      <w:r>
        <w:rPr>
          <w:rFonts w:hint="eastAsia"/>
        </w:rPr>
        <w:t xml:space="preserve"> </w:t>
      </w:r>
      <w:r>
        <w:rPr>
          <w:rFonts w:hint="eastAsia"/>
        </w:rPr>
        <w:t>처리를</w:t>
      </w:r>
      <w:r>
        <w:rPr>
          <w:rFonts w:hint="eastAsia"/>
        </w:rPr>
        <w:t xml:space="preserve"> </w:t>
      </w:r>
      <w:r>
        <w:rPr>
          <w:rFonts w:hint="eastAsia"/>
        </w:rPr>
        <w:t>합니다</w:t>
      </w:r>
      <w:r>
        <w:rPr>
          <w:rFonts w:hint="eastAsia"/>
        </w:rPr>
        <w:t>.</w:t>
      </w:r>
      <w:r>
        <w:t xml:space="preserve"> </w:t>
      </w:r>
      <w:r>
        <w:rPr>
          <w:rFonts w:hint="eastAsia"/>
        </w:rPr>
        <w:t>발생되는</w:t>
      </w:r>
      <w:r>
        <w:rPr>
          <w:rFonts w:hint="eastAsia"/>
        </w:rPr>
        <w:t xml:space="preserve"> </w:t>
      </w:r>
      <w:r>
        <w:t>Event</w:t>
      </w:r>
      <w:r>
        <w:rPr>
          <w:rFonts w:hint="eastAsia"/>
        </w:rPr>
        <w:t>의</w:t>
      </w:r>
      <w:r>
        <w:rPr>
          <w:rFonts w:hint="eastAsia"/>
        </w:rPr>
        <w:t xml:space="preserve"> </w:t>
      </w:r>
      <w:r>
        <w:rPr>
          <w:rFonts w:hint="eastAsia"/>
        </w:rPr>
        <w:t>양이</w:t>
      </w:r>
      <w:r>
        <w:rPr>
          <w:rFonts w:hint="eastAsia"/>
        </w:rPr>
        <w:t xml:space="preserve"> </w:t>
      </w:r>
      <w:r>
        <w:rPr>
          <w:rFonts w:hint="eastAsia"/>
        </w:rPr>
        <w:t>폭발적으로</w:t>
      </w:r>
      <w:r>
        <w:rPr>
          <w:rFonts w:hint="eastAsia"/>
        </w:rPr>
        <w:t xml:space="preserve"> </w:t>
      </w:r>
      <w:r>
        <w:rPr>
          <w:rFonts w:hint="eastAsia"/>
        </w:rPr>
        <w:t>증가될</w:t>
      </w:r>
      <w:r>
        <w:rPr>
          <w:rFonts w:hint="eastAsia"/>
        </w:rPr>
        <w:t xml:space="preserve"> </w:t>
      </w:r>
      <w:r>
        <w:rPr>
          <w:rFonts w:hint="eastAsia"/>
        </w:rPr>
        <w:t>수</w:t>
      </w:r>
      <w:r>
        <w:rPr>
          <w:rFonts w:hint="eastAsia"/>
        </w:rPr>
        <w:t xml:space="preserve"> </w:t>
      </w:r>
      <w:r>
        <w:rPr>
          <w:rFonts w:hint="eastAsia"/>
        </w:rPr>
        <w:t>있기</w:t>
      </w:r>
      <w:r>
        <w:rPr>
          <w:rFonts w:hint="eastAsia"/>
        </w:rPr>
        <w:t xml:space="preserve"> </w:t>
      </w:r>
      <w:r>
        <w:rPr>
          <w:rFonts w:hint="eastAsia"/>
        </w:rPr>
        <w:t>때문에</w:t>
      </w:r>
      <w:r>
        <w:rPr>
          <w:rFonts w:hint="eastAsia"/>
        </w:rPr>
        <w:t>,</w:t>
      </w:r>
      <w:r>
        <w:t xml:space="preserve"> </w:t>
      </w:r>
      <w:r>
        <w:rPr>
          <w:rFonts w:hint="eastAsia"/>
        </w:rPr>
        <w:t>scalability</w:t>
      </w:r>
      <w:r>
        <w:rPr>
          <w:rFonts w:hint="eastAsia"/>
        </w:rPr>
        <w:t>를</w:t>
      </w:r>
      <w:r>
        <w:rPr>
          <w:rFonts w:hint="eastAsia"/>
        </w:rPr>
        <w:t xml:space="preserve"> </w:t>
      </w:r>
      <w:r>
        <w:rPr>
          <w:rFonts w:hint="eastAsia"/>
        </w:rPr>
        <w:t>확보하기</w:t>
      </w:r>
      <w:r>
        <w:rPr>
          <w:rFonts w:hint="eastAsia"/>
        </w:rPr>
        <w:t xml:space="preserve"> </w:t>
      </w:r>
      <w:r>
        <w:rPr>
          <w:rFonts w:hint="eastAsia"/>
        </w:rPr>
        <w:t>위해서</w:t>
      </w:r>
      <w:r>
        <w:rPr>
          <w:rFonts w:hint="eastAsia"/>
        </w:rPr>
        <w:t xml:space="preserve"> </w:t>
      </w:r>
      <w:r>
        <w:t>NoSQL Database</w:t>
      </w:r>
      <w:r>
        <w:rPr>
          <w:rFonts w:hint="eastAsia"/>
        </w:rPr>
        <w:t>를</w:t>
      </w:r>
      <w:r>
        <w:rPr>
          <w:rFonts w:hint="eastAsia"/>
        </w:rPr>
        <w:t xml:space="preserve"> </w:t>
      </w:r>
      <w:r>
        <w:rPr>
          <w:rFonts w:hint="eastAsia"/>
        </w:rPr>
        <w:t>사용합니다</w:t>
      </w:r>
      <w:r>
        <w:rPr>
          <w:rFonts w:hint="eastAsia"/>
        </w:rPr>
        <w:t>.</w:t>
      </w:r>
      <w:r>
        <w:t xml:space="preserve"> </w:t>
      </w:r>
      <w:r>
        <w:rPr>
          <w:rFonts w:hint="eastAsia"/>
        </w:rPr>
        <w:t>해당</w:t>
      </w:r>
      <w:r>
        <w:rPr>
          <w:rFonts w:hint="eastAsia"/>
        </w:rPr>
        <w:t xml:space="preserve"> </w:t>
      </w:r>
      <w:r>
        <w:rPr>
          <w:rFonts w:hint="eastAsia"/>
        </w:rPr>
        <w:t>정보는</w:t>
      </w:r>
      <w:r>
        <w:rPr>
          <w:rFonts w:hint="eastAsia"/>
        </w:rPr>
        <w:t xml:space="preserve"> </w:t>
      </w:r>
      <w:r>
        <w:rPr>
          <w:rFonts w:hint="eastAsia"/>
        </w:rPr>
        <w:t>이후에</w:t>
      </w:r>
      <w:r>
        <w:rPr>
          <w:rFonts w:hint="eastAsia"/>
        </w:rPr>
        <w:t xml:space="preserve"> </w:t>
      </w:r>
      <w:r>
        <w:rPr>
          <w:rFonts w:hint="eastAsia"/>
        </w:rPr>
        <w:t>사용자가</w:t>
      </w:r>
      <w:r>
        <w:rPr>
          <w:rFonts w:hint="eastAsia"/>
        </w:rPr>
        <w:t xml:space="preserve"> </w:t>
      </w:r>
      <w:r>
        <w:t xml:space="preserve">log </w:t>
      </w:r>
      <w:r>
        <w:rPr>
          <w:rFonts w:hint="eastAsia"/>
        </w:rPr>
        <w:t>조회</w:t>
      </w:r>
      <w:r>
        <w:rPr>
          <w:rFonts w:hint="eastAsia"/>
        </w:rPr>
        <w:t xml:space="preserve"> </w:t>
      </w:r>
      <w:r>
        <w:rPr>
          <w:rFonts w:hint="eastAsia"/>
        </w:rPr>
        <w:t>요청을</w:t>
      </w:r>
      <w:r>
        <w:rPr>
          <w:rFonts w:hint="eastAsia"/>
        </w:rPr>
        <w:t xml:space="preserve"> </w:t>
      </w:r>
      <w:r>
        <w:rPr>
          <w:rFonts w:hint="eastAsia"/>
        </w:rPr>
        <w:t>하는</w:t>
      </w:r>
      <w:r>
        <w:rPr>
          <w:rFonts w:hint="eastAsia"/>
        </w:rPr>
        <w:t xml:space="preserve"> </w:t>
      </w:r>
      <w:r>
        <w:rPr>
          <w:rFonts w:hint="eastAsia"/>
        </w:rPr>
        <w:t>경우에</w:t>
      </w:r>
      <w:r>
        <w:rPr>
          <w:rFonts w:hint="eastAsia"/>
        </w:rPr>
        <w:t>, Web Server</w:t>
      </w:r>
      <w:r>
        <w:rPr>
          <w:rFonts w:hint="eastAsia"/>
        </w:rPr>
        <w:t>를</w:t>
      </w:r>
      <w:r>
        <w:rPr>
          <w:rFonts w:hint="eastAsia"/>
        </w:rPr>
        <w:t xml:space="preserve"> </w:t>
      </w:r>
      <w:r>
        <w:rPr>
          <w:rFonts w:hint="eastAsia"/>
        </w:rPr>
        <w:t>통해서</w:t>
      </w:r>
      <w:r>
        <w:rPr>
          <w:rFonts w:hint="eastAsia"/>
        </w:rPr>
        <w:t xml:space="preserve"> </w:t>
      </w:r>
      <w:r>
        <w:rPr>
          <w:rFonts w:hint="eastAsia"/>
        </w:rPr>
        <w:t>전달이</w:t>
      </w:r>
      <w:r>
        <w:rPr>
          <w:rFonts w:hint="eastAsia"/>
        </w:rPr>
        <w:t xml:space="preserve"> </w:t>
      </w:r>
      <w:r>
        <w:rPr>
          <w:rFonts w:hint="eastAsia"/>
        </w:rPr>
        <w:t>됩니다</w:t>
      </w:r>
      <w:r>
        <w:rPr>
          <w:rFonts w:hint="eastAsia"/>
        </w:rPr>
        <w:t>.</w:t>
      </w:r>
    </w:p>
    <w:p w:rsidR="008E7B00" w:rsidRPr="00A23285" w:rsidRDefault="001B647F" w:rsidP="008E7B00">
      <w:pPr>
        <w:ind w:left="300"/>
        <w:jc w:val="center"/>
      </w:pPr>
      <w:r>
        <w:rPr>
          <w:noProof/>
        </w:rPr>
        <w:lastRenderedPageBreak/>
        <w:drawing>
          <wp:inline distT="0" distB="0" distL="0" distR="0" wp14:anchorId="4C542E08">
            <wp:extent cx="5663750" cy="4308147"/>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119" cy="4317556"/>
                    </a:xfrm>
                    <a:prstGeom prst="rect">
                      <a:avLst/>
                    </a:prstGeom>
                    <a:noFill/>
                  </pic:spPr>
                </pic:pic>
              </a:graphicData>
            </a:graphic>
          </wp:inline>
        </w:drawing>
      </w:r>
    </w:p>
    <w:p w:rsidR="00F42B8D" w:rsidRPr="00A23285" w:rsidRDefault="00892D31">
      <w:pPr>
        <w:jc w:val="center"/>
      </w:pPr>
      <w:r w:rsidRPr="00A23285">
        <w:rPr>
          <w:b/>
        </w:rPr>
        <w:t xml:space="preserve">Figure </w:t>
      </w:r>
      <w:proofErr w:type="gramStart"/>
      <w:r w:rsidRPr="00A23285">
        <w:rPr>
          <w:b/>
        </w:rPr>
        <w:t>6.2  Second</w:t>
      </w:r>
      <w:proofErr w:type="gramEnd"/>
      <w:r w:rsidRPr="00A23285">
        <w:rPr>
          <w:b/>
        </w:rPr>
        <w:t xml:space="preserve"> level of decomposition - focusing on the decomposition of the IoT Server Runtime.</w:t>
      </w:r>
    </w:p>
    <w:p w:rsidR="00F42B8D" w:rsidRPr="00A23285" w:rsidRDefault="00F42B8D"/>
    <w:p w:rsidR="00F42B8D" w:rsidRPr="00A23285" w:rsidRDefault="00892D31">
      <w:r w:rsidRPr="00A23285">
        <w:rPr>
          <w:b/>
        </w:rPr>
        <w:t xml:space="preserve">Table </w:t>
      </w:r>
      <w:proofErr w:type="gramStart"/>
      <w:r w:rsidRPr="00A23285">
        <w:rPr>
          <w:b/>
        </w:rPr>
        <w:t>6.4  Element</w:t>
      </w:r>
      <w:proofErr w:type="gramEnd"/>
      <w:r w:rsidRPr="00A23285">
        <w:rPr>
          <w:b/>
        </w:rPr>
        <w:t xml:space="preserve"> Responsibility Catalog for Second-Level Decomposition</w:t>
      </w:r>
    </w:p>
    <w:tbl>
      <w:tblPr>
        <w:tblStyle w:val="afb"/>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E30F0B">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Associated Drawings: Figure 6.2</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Web</w:t>
            </w:r>
          </w:p>
          <w:p w:rsidR="00F42B8D" w:rsidRPr="00A23285" w:rsidRDefault="00892D31">
            <w:pPr>
              <w:spacing w:line="240" w:lineRule="auto"/>
            </w:pPr>
            <w:r w:rsidRPr="00A23285">
              <w:t>Server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single process.</w:t>
            </w:r>
          </w:p>
          <w:p w:rsidR="00F42B8D" w:rsidRDefault="00FA1CE9">
            <w:pPr>
              <w:widowControl w:val="0"/>
              <w:numPr>
                <w:ilvl w:val="0"/>
                <w:numId w:val="20"/>
              </w:numPr>
              <w:spacing w:line="240" w:lineRule="auto"/>
              <w:ind w:hanging="360"/>
              <w:contextualSpacing/>
            </w:pPr>
            <w:r>
              <w:t>Handling a</w:t>
            </w:r>
            <w:r w:rsidR="00892D31" w:rsidRPr="00A23285">
              <w:t xml:space="preserve">uthorization and authentication </w:t>
            </w:r>
            <w:r>
              <w:t>of</w:t>
            </w:r>
            <w:r w:rsidR="00892D31" w:rsidRPr="00A23285">
              <w:t xml:space="preserve"> </w:t>
            </w:r>
            <w:r w:rsidR="006C14BB">
              <w:t>system access.</w:t>
            </w:r>
          </w:p>
          <w:p w:rsidR="006C14BB" w:rsidRPr="00A23285" w:rsidRDefault="006C14BB">
            <w:pPr>
              <w:widowControl w:val="0"/>
              <w:numPr>
                <w:ilvl w:val="0"/>
                <w:numId w:val="20"/>
              </w:numPr>
              <w:spacing w:line="240" w:lineRule="auto"/>
              <w:ind w:hanging="360"/>
              <w:contextualSpacing/>
            </w:pPr>
            <w:r>
              <w:t>Issues a valid session to client. The id of session is used for accessing Event bus.</w:t>
            </w:r>
          </w:p>
          <w:p w:rsidR="00F42B8D" w:rsidRPr="00A23285" w:rsidRDefault="00892D31">
            <w:pPr>
              <w:widowControl w:val="0"/>
              <w:numPr>
                <w:ilvl w:val="0"/>
                <w:numId w:val="20"/>
              </w:numPr>
              <w:spacing w:line="240" w:lineRule="auto"/>
              <w:ind w:hanging="360"/>
              <w:contextualSpacing/>
            </w:pPr>
            <w:r w:rsidRPr="00A23285">
              <w:t>Provide logged data which belong</w:t>
            </w:r>
            <w:r w:rsidR="00FA1CE9">
              <w:t>ing</w:t>
            </w:r>
            <w:r w:rsidRPr="00A23285">
              <w:t xml:space="preserve"> to user.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Event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6C14BB">
            <w:pPr>
              <w:widowControl w:val="0"/>
              <w:numPr>
                <w:ilvl w:val="0"/>
                <w:numId w:val="20"/>
              </w:numPr>
              <w:spacing w:line="240" w:lineRule="auto"/>
              <w:ind w:hanging="360"/>
              <w:contextualSpacing/>
            </w:pPr>
            <w:r>
              <w:t xml:space="preserve">Managing rules </w:t>
            </w:r>
            <w:r w:rsidR="00892D31" w:rsidRPr="00A23285">
              <w:t>related with external services. Determine and send action event when rule is triggered.</w:t>
            </w:r>
          </w:p>
          <w:p w:rsidR="00F42B8D" w:rsidRPr="00A23285" w:rsidRDefault="00892D31">
            <w:pPr>
              <w:widowControl w:val="0"/>
              <w:numPr>
                <w:ilvl w:val="0"/>
                <w:numId w:val="20"/>
              </w:numPr>
              <w:spacing w:line="240" w:lineRule="auto"/>
              <w:ind w:hanging="360"/>
              <w:contextualSpacing/>
            </w:pPr>
            <w:r w:rsidRPr="00A23285">
              <w:t>Sending push notification</w:t>
            </w:r>
            <w:r w:rsidR="006C14BB">
              <w:t xml:space="preserve"> to end user</w:t>
            </w:r>
            <w:r w:rsidRPr="00A23285">
              <w:t xml:space="preserve"> </w:t>
            </w:r>
            <w:r w:rsidR="006C14BB">
              <w:t>via</w:t>
            </w:r>
            <w:r w:rsidRPr="00A23285">
              <w:t xml:space="preserve"> SMS / Email.</w:t>
            </w:r>
          </w:p>
          <w:p w:rsidR="00F42B8D" w:rsidRPr="00A23285" w:rsidRDefault="00892D31">
            <w:pPr>
              <w:widowControl w:val="0"/>
              <w:numPr>
                <w:ilvl w:val="0"/>
                <w:numId w:val="20"/>
              </w:numPr>
              <w:spacing w:line="240" w:lineRule="auto"/>
              <w:ind w:hanging="360"/>
              <w:contextualSpacing/>
            </w:pPr>
            <w:r w:rsidRPr="00A23285">
              <w:t>Request query to external services.</w:t>
            </w:r>
          </w:p>
          <w:p w:rsidR="00F42B8D" w:rsidRPr="00A23285" w:rsidRDefault="00892D31" w:rsidP="006C14BB">
            <w:pPr>
              <w:widowControl w:val="0"/>
              <w:numPr>
                <w:ilvl w:val="0"/>
                <w:numId w:val="20"/>
              </w:numPr>
              <w:spacing w:line="240" w:lineRule="auto"/>
              <w:ind w:hanging="360"/>
              <w:contextualSpacing/>
            </w:pPr>
            <w:r w:rsidRPr="00A23285">
              <w:t xml:space="preserve">Logging sensor status and </w:t>
            </w:r>
            <w:r w:rsidR="006C14BB">
              <w:t xml:space="preserve">user commands of </w:t>
            </w:r>
            <w:r w:rsidRPr="00A23285">
              <w:t xml:space="preserve">IoT Server Runtime. </w:t>
            </w:r>
          </w:p>
        </w:tc>
      </w:tr>
      <w:tr w:rsidR="00F42B8D" w:rsidRPr="00B946BE" w:rsidTr="00E30F0B">
        <w:tc>
          <w:tcPr>
            <w:tcW w:w="825" w:type="pct"/>
            <w:tcMar>
              <w:top w:w="100" w:type="dxa"/>
              <w:left w:w="100" w:type="dxa"/>
              <w:bottom w:w="100" w:type="dxa"/>
              <w:right w:w="100" w:type="dxa"/>
            </w:tcMar>
          </w:tcPr>
          <w:p w:rsidR="00F42B8D" w:rsidRPr="00A23285" w:rsidRDefault="00892D31">
            <w:pPr>
              <w:spacing w:line="240" w:lineRule="auto"/>
            </w:pPr>
            <w:r w:rsidRPr="00A23285">
              <w:t>Event</w:t>
            </w:r>
            <w:r w:rsidRPr="00A23285">
              <w:br/>
              <w:t>Bus</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This element is a process or collection of processes.</w:t>
            </w:r>
          </w:p>
          <w:p w:rsidR="00F42B8D" w:rsidRPr="00A23285" w:rsidRDefault="00892D31">
            <w:pPr>
              <w:widowControl w:val="0"/>
              <w:numPr>
                <w:ilvl w:val="0"/>
                <w:numId w:val="20"/>
              </w:numPr>
              <w:spacing w:line="240" w:lineRule="auto"/>
              <w:ind w:hanging="360"/>
              <w:contextualSpacing/>
            </w:pPr>
            <w:r w:rsidRPr="00A23285">
              <w:t xml:space="preserve">Provide message </w:t>
            </w:r>
            <w:r w:rsidR="0044454B">
              <w:t>communications</w:t>
            </w:r>
            <w:r w:rsidRPr="00A23285">
              <w:t xml:space="preserve"> </w:t>
            </w:r>
            <w:r w:rsidR="006C14BB">
              <w:t>between</w:t>
            </w:r>
            <w:r w:rsidRPr="00A23285">
              <w:t xml:space="preserve"> </w:t>
            </w:r>
            <w:r w:rsidR="009F4F9D" w:rsidRPr="00A23285">
              <w:t>connected</w:t>
            </w:r>
            <w:r w:rsidRPr="00A23285">
              <w:t xml:space="preserve"> clients. (pub/sub)</w:t>
            </w:r>
          </w:p>
          <w:p w:rsidR="00F42B8D" w:rsidRPr="00A23285" w:rsidRDefault="006C14BB">
            <w:pPr>
              <w:widowControl w:val="0"/>
              <w:numPr>
                <w:ilvl w:val="0"/>
                <w:numId w:val="20"/>
              </w:numPr>
              <w:spacing w:line="240" w:lineRule="auto"/>
              <w:ind w:hanging="360"/>
              <w:contextualSpacing/>
            </w:pPr>
            <w:r>
              <w:lastRenderedPageBreak/>
              <w:t>Client which has valid session id can access Event bus</w:t>
            </w:r>
            <w:r w:rsidR="00892D31" w:rsidRPr="00A23285">
              <w:t xml:space="preserve">.  The session is </w:t>
            </w:r>
            <w:r>
              <w:t>issued</w:t>
            </w:r>
            <w:r w:rsidR="00892D31" w:rsidRPr="00A23285">
              <w:t xml:space="preserve"> by the Web Server and valid </w:t>
            </w:r>
            <w:r>
              <w:t>during limited time period only.</w:t>
            </w:r>
          </w:p>
          <w:p w:rsidR="00F42B8D" w:rsidRPr="00A23285" w:rsidRDefault="006C14BB" w:rsidP="00B946BE">
            <w:pPr>
              <w:widowControl w:val="0"/>
              <w:numPr>
                <w:ilvl w:val="0"/>
                <w:numId w:val="20"/>
              </w:numPr>
              <w:spacing w:line="240" w:lineRule="auto"/>
              <w:ind w:hanging="360"/>
              <w:contextualSpacing/>
            </w:pPr>
            <w:r>
              <w:t>Monitoring all pub/sub</w:t>
            </w:r>
            <w:r w:rsidR="00892D31" w:rsidRPr="00A23285">
              <w:t xml:space="preserve"> topics</w:t>
            </w:r>
            <w:r>
              <w:t>, i</w:t>
            </w:r>
            <w:r w:rsidR="00892D31" w:rsidRPr="00A23285">
              <w:t xml:space="preserve">n order to prevent </w:t>
            </w:r>
            <w:r w:rsidR="000C7D28" w:rsidRPr="00A23285">
              <w:t>malicious</w:t>
            </w:r>
            <w:r w:rsidR="00892D31" w:rsidRPr="00A23285">
              <w:t xml:space="preserve"> user </w:t>
            </w:r>
            <w:r w:rsidR="0044454B">
              <w:t xml:space="preserve">from </w:t>
            </w:r>
            <w:r w:rsidR="00B946BE">
              <w:t xml:space="preserve">creating unproven pub/sub </w:t>
            </w:r>
            <w:r w:rsidR="00892D31" w:rsidRPr="00A23285">
              <w:t>topic</w:t>
            </w:r>
            <w:r w:rsidR="00B946BE">
              <w:t>s</w:t>
            </w:r>
            <w:r w:rsidR="00892D31" w:rsidRPr="00A23285">
              <w:t xml:space="preserve">.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Sensor Data Store</w:t>
            </w:r>
          </w:p>
        </w:tc>
        <w:tc>
          <w:tcPr>
            <w:tcW w:w="4175" w:type="pct"/>
            <w:tcMar>
              <w:top w:w="100" w:type="dxa"/>
              <w:left w:w="100" w:type="dxa"/>
              <w:bottom w:w="100" w:type="dxa"/>
              <w:right w:w="100" w:type="dxa"/>
            </w:tcMar>
          </w:tcPr>
          <w:p w:rsidR="00F42B8D" w:rsidRPr="00A23285" w:rsidRDefault="00F0208E" w:rsidP="00F0208E">
            <w:pPr>
              <w:numPr>
                <w:ilvl w:val="0"/>
                <w:numId w:val="4"/>
              </w:numPr>
              <w:spacing w:line="240" w:lineRule="auto"/>
              <w:ind w:hanging="360"/>
              <w:contextualSpacing/>
            </w:pPr>
            <w:r>
              <w:t xml:space="preserve">The data store is a ﬁle or collection of ﬁles stored on a medium remote to the deployed IoT system. </w:t>
            </w:r>
            <w:r w:rsidR="00892D31" w:rsidRPr="00A23285">
              <w:t xml:space="preserve">The data store is </w:t>
            </w:r>
            <w:r w:rsidR="0044454B">
              <w:t>a</w:t>
            </w:r>
            <w:r w:rsidR="00892D31" w:rsidRPr="00A23285">
              <w:t xml:space="preserve"> repository for </w:t>
            </w:r>
            <w:r w:rsidR="0044454B">
              <w:t xml:space="preserve">saving all kinds of listened event including </w:t>
            </w:r>
            <w:r w:rsidR="00892D31" w:rsidRPr="00A23285">
              <w:t xml:space="preserve">periodic generated sensor data </w:t>
            </w:r>
            <w:r w:rsidR="0044454B">
              <w:t>and user commands.</w:t>
            </w:r>
            <w:r w:rsidR="00832785">
              <w:t xml:space="preserve"> </w:t>
            </w:r>
          </w:p>
        </w:tc>
      </w:tr>
      <w:tr w:rsidR="00F42B8D" w:rsidRPr="00A23285" w:rsidTr="00E30F0B">
        <w:tc>
          <w:tcPr>
            <w:tcW w:w="825" w:type="pct"/>
            <w:tcMar>
              <w:top w:w="100" w:type="dxa"/>
              <w:left w:w="100" w:type="dxa"/>
              <w:bottom w:w="100" w:type="dxa"/>
              <w:right w:w="100" w:type="dxa"/>
            </w:tcMar>
          </w:tcPr>
          <w:p w:rsidR="00F42B8D" w:rsidRPr="00A23285" w:rsidRDefault="00892D31">
            <w:pPr>
              <w:spacing w:line="240" w:lineRule="auto"/>
            </w:pPr>
            <w:r w:rsidRPr="00A23285">
              <w:t>User Data Store</w:t>
            </w:r>
          </w:p>
        </w:tc>
        <w:tc>
          <w:tcPr>
            <w:tcW w:w="4175" w:type="pct"/>
            <w:tcMar>
              <w:top w:w="100" w:type="dxa"/>
              <w:left w:w="100" w:type="dxa"/>
              <w:bottom w:w="100" w:type="dxa"/>
              <w:right w:w="100" w:type="dxa"/>
            </w:tcMar>
          </w:tcPr>
          <w:p w:rsidR="00F42B8D" w:rsidRPr="00A23285" w:rsidRDefault="00F0208E" w:rsidP="00F0208E">
            <w:pPr>
              <w:numPr>
                <w:ilvl w:val="0"/>
                <w:numId w:val="4"/>
              </w:numPr>
              <w:spacing w:line="240" w:lineRule="auto"/>
              <w:ind w:hanging="360"/>
              <w:contextualSpacing/>
            </w:pPr>
            <w:r w:rsidRPr="00F0208E">
              <w:t>The data store is a ﬁle or collection of ﬁles stored on a medium remote to the deployed IoT system.</w:t>
            </w:r>
            <w:r>
              <w:t xml:space="preserve"> T</w:t>
            </w:r>
            <w:r w:rsidR="00892D31" w:rsidRPr="00A23285">
              <w:t xml:space="preserve">he data store is </w:t>
            </w:r>
            <w:r w:rsidR="00832785">
              <w:t>a</w:t>
            </w:r>
            <w:r w:rsidR="00892D31" w:rsidRPr="00A23285">
              <w:t xml:space="preserve"> repository for </w:t>
            </w:r>
            <w:r w:rsidR="00832785">
              <w:t xml:space="preserve">saving all </w:t>
            </w:r>
            <w:r w:rsidR="00892D31" w:rsidRPr="00A23285">
              <w:t xml:space="preserve">user </w:t>
            </w:r>
            <w:r w:rsidR="00832785">
              <w:t xml:space="preserve">account </w:t>
            </w:r>
            <w:r w:rsidR="009F4F9D" w:rsidRPr="00A23285">
              <w:t>information</w:t>
            </w:r>
            <w:r w:rsidR="00892D31" w:rsidRPr="00A23285">
              <w:t xml:space="preserve"> </w:t>
            </w:r>
            <w:r w:rsidR="00832785">
              <w:t>including</w:t>
            </w:r>
            <w:r w:rsidR="00892D31" w:rsidRPr="00A23285">
              <w:t xml:space="preserve"> ema</w:t>
            </w:r>
            <w:r w:rsidR="00832785">
              <w:t>il address, mobile phone number.</w:t>
            </w:r>
          </w:p>
        </w:tc>
      </w:tr>
    </w:tbl>
    <w:p w:rsidR="00F42B8D" w:rsidRPr="00832785" w:rsidRDefault="00F42B8D"/>
    <w:p w:rsidR="00B25CE4" w:rsidRPr="00832785" w:rsidRDefault="00B25CE4"/>
    <w:p w:rsidR="00F42B8D" w:rsidRPr="00A23285" w:rsidRDefault="00892D31">
      <w:r w:rsidRPr="00A23285">
        <w:rPr>
          <w:b/>
        </w:rPr>
        <w:t xml:space="preserve">Table </w:t>
      </w:r>
      <w:proofErr w:type="gramStart"/>
      <w:r w:rsidRPr="00A23285">
        <w:rPr>
          <w:b/>
        </w:rPr>
        <w:t>6.5  Relationship</w:t>
      </w:r>
      <w:proofErr w:type="gramEnd"/>
      <w:r w:rsidRPr="00A23285">
        <w:rPr>
          <w:b/>
        </w:rPr>
        <w:t xml:space="preserve"> Responsibility Catalog for Second-Level Decomposition</w:t>
      </w:r>
    </w:p>
    <w:tbl>
      <w:tblPr>
        <w:tblStyle w:val="a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723DF" w:rsidRPr="00A23285" w:rsidTr="00F723DF">
        <w:tc>
          <w:tcPr>
            <w:tcW w:w="5000" w:type="pct"/>
            <w:gridSpan w:val="2"/>
            <w:tcMar>
              <w:top w:w="100" w:type="dxa"/>
              <w:left w:w="100" w:type="dxa"/>
              <w:bottom w:w="100" w:type="dxa"/>
              <w:right w:w="100" w:type="dxa"/>
            </w:tcMar>
          </w:tcPr>
          <w:p w:rsidR="00F723DF" w:rsidRDefault="00F723DF" w:rsidP="00F723DF">
            <w:pPr>
              <w:spacing w:line="240" w:lineRule="auto"/>
              <w:rPr>
                <w:b/>
              </w:rPr>
            </w:pPr>
            <w:r w:rsidRPr="00A23285">
              <w:rPr>
                <w:b/>
              </w:rPr>
              <w:t xml:space="preserve">Perspective: </w:t>
            </w:r>
            <w:r w:rsidRPr="00F723DF">
              <w:t>Dynamic</w:t>
            </w:r>
          </w:p>
          <w:p w:rsidR="00F723DF" w:rsidRPr="00A23285" w:rsidRDefault="00F723DF" w:rsidP="00F723DF">
            <w:pPr>
              <w:spacing w:line="240" w:lineRule="auto"/>
            </w:pPr>
            <w:r w:rsidRPr="00A23285">
              <w:rPr>
                <w:b/>
              </w:rPr>
              <w:t xml:space="preserve">Associated Drawings: </w:t>
            </w:r>
            <w:r w:rsidRPr="00F723DF">
              <w:t>Figure 6.2</w:t>
            </w:r>
          </w:p>
        </w:tc>
      </w:tr>
      <w:tr w:rsidR="00F42B8D" w:rsidRPr="00A23285" w:rsidTr="00E30F0B">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50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503" name="그룹 147"/>
                              <wpg:cNvGrpSpPr>
                                <a:grpSpLocks/>
                              </wpg:cNvGrpSpPr>
                              <wpg:grpSpPr bwMode="auto">
                                <a:xfrm>
                                  <a:off x="11386" y="6585"/>
                                  <a:ext cx="8571" cy="3354"/>
                                  <a:chOff x="11386" y="6585"/>
                                  <a:chExt cx="8570" cy="3354"/>
                                </a:xfrm>
                              </wpg:grpSpPr>
                              <wps:wsp>
                                <wps:cNvPr id="504" name="직선 화살표 연결선 148"/>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med"/>
                                  </a:ln>
                                  <a:extLst>
                                    <a:ext uri="{909E8E84-426E-40DD-AFC4-6F175D3DCCD1}">
                                      <a14:hiddenFill xmlns:a14="http://schemas.microsoft.com/office/drawing/2010/main">
                                        <a:noFill/>
                                      </a14:hiddenFill>
                                    </a:ext>
                                  </a:extLst>
                                </wps:spPr>
                                <wps:bodyPr/>
                              </wps:wsp>
                              <wps:wsp>
                                <wps:cNvPr id="505" name="Text Box 14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506" name="Text Box 15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22" o:spid="_x0000_s1041"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">
                      <v:group id="그룹 147" o:spid="_x0000_s1042"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shape id="직선 화살표 연결선 148" o:spid="_x0000_s1043"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6yg8UAAADcAAAADwAAAGRycy9kb3ducmV2LnhtbESPT2vCQBTE74V+h+UVvJS6q6iU1FXq&#10;PxA8Je2hx2f2NQnNvg3Z1UQ/vSsIPQ4z8xtmvuxtLc7U+sqxhtFQgSDOnam40PD9tXt7B+EDssHa&#10;MWm4kIfl4vlpjolxHad0zkIhIoR9ghrKEJpESp+XZNEPXUMcvV/XWgxRtoU0LXYRbms5VmomLVYc&#10;F0psaF1S/pedrAbevh5ztTri7CeV2eRQb7o0vWo9eOk/P0AE6sN/+NHeGw1TNYH7mXgE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h6yg8UAAADcAAAADwAAAAAAAAAA&#10;AAAAAAChAgAAZHJzL2Rvd25yZXYueG1sUEsFBgAAAAAEAAQA+QAAAJMDAAAAAA==&#10;" strokeweight="1.5pt">
                          <v:stroke startarrowwidth="wide" startarrowlength="long" endarrow="classic" endarrowwidth="wide"/>
                        </v:shape>
                        <v:shape id="Text Box 149" o:spid="_x0000_s1044"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oMgA&#10;AADcAAAADwAAAGRycy9kb3ducmV2LnhtbESPQUsDMRSE74L/ITyhF2mzLbTYtWkphZYiFOkqorfH&#10;5u0munnZbmK7+uuNIHgcZuYbZrHqXSPO1AXrWcF4lIEgLr22XCt4ftoO70CEiKyx8UwKvijAanl9&#10;tcBc+wsf6VzEWiQIhxwVmBjbXMpQGnIYRr4lTl7lO4cxya6WusNLgrtGTrJsJh1aTgsGW9oYKj+K&#10;T6dg/vJ6W71Z813vHt9n1b442NPDQanBTb++BxGpj//hv/ZeK5hmU/g9k46AX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X5yg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150" o:spid="_x0000_s1045"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0C18gA&#10;AADcAAAADwAAAGRycy9kb3ducmV2LnhtbESPUUvDMBSF3wX/Q7jCXmRLN7BoXTZk4BiDIVYZ+nZp&#10;bptoc1ObbKv++kUQfDycc77DmS8H14oj9cF6VjCdZCCIK68tNwpeXx7HtyBCRNbYeiYF3xRgubi8&#10;mGOh/Ymf6VjGRiQIhwIVmBi7QspQGXIYJr4jTl7te4cxyb6RusdTgrtWzrIslw4tpwWDHa0MVZ/l&#10;wSm4279d1+/W/DTrp4+83pQ7+7XdKTW6Gh7uQUQa4n/4r73RCm6yHH7PpCMgF2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jQLX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rsidP="00F0208E">
            <w:pPr>
              <w:numPr>
                <w:ilvl w:val="0"/>
                <w:numId w:val="20"/>
              </w:numPr>
              <w:spacing w:line="240" w:lineRule="auto"/>
              <w:ind w:hanging="360"/>
              <w:contextualSpacing/>
            </w:pPr>
            <w:r w:rsidRPr="00A23285">
              <w:t xml:space="preserve">This relationship will be used to connect 3rd Party App/Service and </w:t>
            </w:r>
            <w:r w:rsidRPr="00FC694F">
              <w:rPr>
                <w:i/>
              </w:rPr>
              <w:t xml:space="preserve">User App </w:t>
            </w:r>
            <w:r w:rsidRPr="00A23285">
              <w:t xml:space="preserve">and </w:t>
            </w:r>
            <w:r w:rsidRPr="00FC694F">
              <w:rPr>
                <w:i/>
              </w:rPr>
              <w:t>SA node</w:t>
            </w:r>
            <w:r w:rsidRPr="00A23285">
              <w:t xml:space="preserve"> to a</w:t>
            </w:r>
            <w:r w:rsidR="00275875">
              <w:t>n</w:t>
            </w:r>
            <w:r w:rsidRPr="00A23285">
              <w:t xml:space="preserve"> </w:t>
            </w:r>
            <w:r w:rsidRPr="00A23285">
              <w:rPr>
                <w:i/>
              </w:rPr>
              <w:t>IoT System</w:t>
            </w:r>
            <w:r w:rsidRPr="00A23285">
              <w:t xml:space="preserve"> deployed in the field. This symbol indicates that element A connects to element B over a network connection. The connector envisioned for</w:t>
            </w:r>
            <w:r w:rsidRPr="00FC694F">
              <w:t xml:space="preserve"> the</w:t>
            </w:r>
            <w:r w:rsidRPr="00A23285">
              <w:rPr>
                <w:i/>
              </w:rPr>
              <w:t xml:space="preserve"> Web Server </w:t>
            </w:r>
            <w:r w:rsidRPr="00A23285">
              <w:t xml:space="preserve">will be a HTTPS. </w:t>
            </w:r>
          </w:p>
        </w:tc>
      </w:tr>
      <w:tr w:rsidR="00DE6E89" w:rsidRPr="00A23285" w:rsidTr="00E30F0B">
        <w:tc>
          <w:tcPr>
            <w:tcW w:w="1386" w:type="pct"/>
            <w:tcMar>
              <w:top w:w="100" w:type="dxa"/>
              <w:left w:w="100" w:type="dxa"/>
              <w:bottom w:w="100" w:type="dxa"/>
              <w:right w:w="100" w:type="dxa"/>
            </w:tcMar>
            <w:vAlign w:val="center"/>
          </w:tcPr>
          <w:p w:rsidR="00DE6E89" w:rsidRPr="00A23285" w:rsidRDefault="00DE6E89" w:rsidP="00DE6E89">
            <w:pPr>
              <w:spacing w:line="240" w:lineRule="auto"/>
              <w:jc w:val="center"/>
            </w:pPr>
            <w:r>
              <w:rPr>
                <w:noProof/>
              </w:rPr>
              <mc:AlternateContent>
                <mc:Choice Requires="wpg">
                  <w:drawing>
                    <wp:inline distT="0" distB="0" distL="0" distR="0" wp14:anchorId="06C8875F" wp14:editId="55FDF49E">
                      <wp:extent cx="876505" cy="352425"/>
                      <wp:effectExtent l="0" t="0" r="0" b="0"/>
                      <wp:docPr id="79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505" cy="352425"/>
                                <a:chOff x="40723" y="52210"/>
                                <a:chExt cx="8572" cy="3354"/>
                              </a:xfrm>
                            </wpg:grpSpPr>
                            <wpg:grpSp>
                              <wpg:cNvPr id="799" name="그룹 80"/>
                              <wpg:cNvGrpSpPr>
                                <a:grpSpLocks/>
                              </wpg:cNvGrpSpPr>
                              <wpg:grpSpPr bwMode="auto">
                                <a:xfrm>
                                  <a:off x="43390" y="52210"/>
                                  <a:ext cx="5905" cy="3354"/>
                                  <a:chOff x="23048" y="54683"/>
                                  <a:chExt cx="5904" cy="3354"/>
                                </a:xfrm>
                              </wpg:grpSpPr>
                              <wps:wsp>
                                <wps:cNvPr id="800" name="직선 화살표 연결선 81"/>
                                <wps:cNvCnPr>
                                  <a:cxnSpLocks noChangeShapeType="1"/>
                                  <a:stCxn id="802" idx="3"/>
                                </wps:cNvCnPr>
                                <wps:spPr bwMode="auto">
                                  <a:xfrm>
                                    <a:off x="23048" y="56360"/>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801" name="Text Box 82"/>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802" name="Text Box 83"/>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w14:anchorId="06C8875F" id="_x0000_s1046" style="width:69pt;height:27.75pt;mso-position-horizontal-relative:char;mso-position-vertical-relative:line" coordorigin="40723,52210" coordsize="8572,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">
                      <v:group id="그룹 80" o:spid="_x0000_s1047" style="position:absolute;left:43390;top:52210;width:5905;height:3354" coordorigin="23048,54683" coordsize="5904,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L9kvsYAAADcAAAADwAAAGRycy9kb3ducmV2LnhtbESPT2vCQBTE74LfYXlC&#10;b3UTi9WkriKi0oMUqoXS2yP78gezb0N2TeK37xYKHoeZ+Q2z2gymFh21rrKsIJ5GIIgzqysuFHxd&#10;Ds9LEM4ja6wtk4I7Odisx6MVptr2/End2RciQNilqKD0vkmldFlJBt3UNsTBy21r0AfZFlK32Ae4&#10;qeUsil6lwYrDQokN7UrKruebUXDssd++xPvudM1395/L/OP7FJNST5Nh+wbC0+Af4f/2u1awSB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v2S+xgAAANwA&#10;AAAPAAAAAAAAAAAAAAAAAKoCAABkcnMvZG93bnJldi54bWxQSwUGAAAAAAQABAD6AAAAnQMAAAAA&#10;">
                        <v:shape id="직선 화살표 연결선 81" o:spid="_x0000_s1048"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1zWsIAAADcAAAADwAAAGRycy9kb3ducmV2LnhtbERPy2rCQBTdC/2H4Rbc6aSCj6aOokJV&#10;XGlsS5fXzDUJzdxJM2OMf+8sBJeH857OW1OKhmpXWFbw1o9AEKdWF5wp+Dp+9iYgnEfWWFomBTdy&#10;MJ+9dKYYa3vlAzWJz0QIYRejgtz7KpbSpTkZdH1bEQfubGuDPsA6k7rGawg3pRxE0UgaLDg05FjR&#10;Kqf0L7kYBdnm9+ffXJrdergf47vX4+W3PCnVfW0XHyA8tf4pfri3WsEkCvPDmXAE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Q1zWsIAAADcAAAADwAAAAAAAAAAAAAA&#10;AAChAgAAZHJzL2Rvd25yZXYueG1sUEsFBgAAAAAEAAQA+QAAAJADAAAAAA==&#10;" strokeweight="1.5pt">
                          <v:stroke dashstyle="dash" startarrow="classic" startarrowwidth="wide" endarrow="classic" endarrowwidth="wide"/>
                        </v:shape>
                        <v:shape id="Text Box 82" o:spid="_x0000_s1049"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RgFMgA&#10;AADcAAAADwAAAGRycy9kb3ducmV2LnhtbESPQWsCMRSE74X+h/AKvRTN2oPo1iilYJGCSNdS7O2x&#10;ebuJbl7WTapbf30jFHocZuYbZrboXSNO1AXrWcFomIEgLr22XCv42C4HExAhImtsPJOCHwqwmN/e&#10;zDDX/szvdCpiLRKEQ44KTIxtLmUoDTkMQ98SJ6/yncOYZFdL3eE5wV0jH7NsLB1aTgsGW3oxVB6K&#10;b6dg+rl7qL6sudSvm/24WhVre3xbK3V/1z8/gYjUx//wX3ulFUyyEVzPpCMg5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FGAU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group>
                      <v:shape id="Text Box 83" o:spid="_x0000_s1050"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b+Y8gA&#10;AADcAAAADwAAAGRycy9kb3ducmV2LnhtbESPQWsCMRSE7wX/Q3iCl6LZehC7NYoIFSlI6bYUe3ts&#10;3m7Sbl7WTdRtf30jFHocZuYbZrHqXSPO1AXrWcHdJANBXHptuVbw9vo4noMIEVlj45kUfFOA1XJw&#10;s8Bc+wu/0LmItUgQDjkqMDG2uZShNOQwTHxLnLzKdw5jkl0tdYeXBHeNnGbZTDq0nBYMtrQxVH4V&#10;J6fg/v1wW31Y81Nvnz9n1a7Y2+PTXqnRsF8/gIjUx//wX3unFcyzKVzPpCM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xv5j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DE6E89" w:rsidRPr="00A23285" w:rsidRDefault="00DE6E89" w:rsidP="00DE6E89">
            <w:pPr>
              <w:widowControl w:val="0"/>
              <w:numPr>
                <w:ilvl w:val="0"/>
                <w:numId w:val="4"/>
              </w:numPr>
              <w:spacing w:line="240" w:lineRule="auto"/>
              <w:ind w:hanging="360"/>
              <w:contextualSpacing/>
            </w:pPr>
            <w:r w:rsidRPr="00A23285">
              <w:t xml:space="preserve">This relationship indicates that element A </w:t>
            </w:r>
            <w:r>
              <w:t xml:space="preserve">communicates with </w:t>
            </w:r>
            <w:r w:rsidRPr="00A23285">
              <w:t>B</w:t>
            </w:r>
            <w:r>
              <w:t xml:space="preserve"> by message event</w:t>
            </w:r>
            <w:r w:rsidRPr="00A23285">
              <w:t xml:space="preserve"> at runtime. </w:t>
            </w:r>
          </w:p>
        </w:tc>
      </w:tr>
      <w:tr w:rsidR="00F42B8D" w:rsidRPr="00A23285" w:rsidTr="00E30F0B">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s">
                  <w:drawing>
                    <wp:anchor distT="0" distB="0" distL="114300" distR="114300" simplePos="0" relativeHeight="251679744" behindDoc="0" locked="0" layoutInCell="1" allowOverlap="1" wp14:anchorId="22434553" wp14:editId="09C73B4A">
                      <wp:simplePos x="0" y="0"/>
                      <wp:positionH relativeFrom="column">
                        <wp:posOffset>961390</wp:posOffset>
                      </wp:positionH>
                      <wp:positionV relativeFrom="paragraph">
                        <wp:posOffset>52070</wp:posOffset>
                      </wp:positionV>
                      <wp:extent cx="266065" cy="335280"/>
                      <wp:effectExtent l="0" t="0" r="0" b="0"/>
                      <wp:wrapNone/>
                      <wp:docPr id="827" name="Shape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335280"/>
                              </a:xfrm>
                              <a:prstGeom prst="rect">
                                <a:avLst/>
                              </a:prstGeom>
                              <a:noFill/>
                              <a:ln>
                                <a:noFill/>
                              </a:ln>
                            </wps:spPr>
                            <wps:txbx>
                              <w:txbxContent>
                                <w:p w:rsidR="007E4E98" w:rsidRDefault="007E4E98" w:rsidP="001C7FE8">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22434553" id="Shape 146" o:spid="_x0000_s1051" type="#_x0000_t202" style="position:absolute;left:0;text-align:left;margin-left:75.7pt;margin-top:4.1pt;width:20.95pt;height:26.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" filled="f" stroked="f">
                      <v:path arrowok="t"/>
                      <v:textbox inset="2.53958mm,2.53958mm,2.53958mm,2.53958mm">
                        <w:txbxContent>
                          <w:p w:rsidR="007E4E98" w:rsidRDefault="007E4E98" w:rsidP="001C7FE8">
                            <w:pPr>
                              <w:pStyle w:val="afff9"/>
                              <w:spacing w:before="0" w:beforeAutospacing="0" w:after="0" w:afterAutospacing="0"/>
                            </w:pPr>
                            <w:r>
                              <w:rPr>
                                <w:rFonts w:ascii="Arial" w:eastAsia="Arial" w:hAnsi="Arial" w:cs="Arial"/>
                                <w:color w:val="000000"/>
                              </w:rPr>
                              <w:t>B</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B3A4EAD" wp14:editId="46E91B4D">
                      <wp:simplePos x="0" y="0"/>
                      <wp:positionH relativeFrom="column">
                        <wp:posOffset>371475</wp:posOffset>
                      </wp:positionH>
                      <wp:positionV relativeFrom="paragraph">
                        <wp:posOffset>52070</wp:posOffset>
                      </wp:positionV>
                      <wp:extent cx="266065" cy="335280"/>
                      <wp:effectExtent l="0" t="0" r="0" b="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065" cy="335280"/>
                              </a:xfrm>
                              <a:prstGeom prst="rect">
                                <a:avLst/>
                              </a:prstGeom>
                              <a:noFill/>
                              <a:ln>
                                <a:noFill/>
                              </a:ln>
                            </wps:spPr>
                            <wps:txbx>
                              <w:txbxContent>
                                <w:p w:rsidR="007E4E98" w:rsidRDefault="007E4E98" w:rsidP="001C7FE8">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w14:anchorId="3B3A4EAD" id="Shape 145" o:spid="_x0000_s1052" type="#_x0000_t202" style="position:absolute;left:0;text-align:left;margin-left:29.25pt;margin-top:4.1pt;width:20.95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" filled="f" stroked="f">
                      <v:path arrowok="t"/>
                      <v:textbox inset="2.53958mm,2.53958mm,2.53958mm,2.53958mm">
                        <w:txbxContent>
                          <w:p w:rsidR="007E4E98" w:rsidRDefault="007E4E98" w:rsidP="001C7FE8">
                            <w:pPr>
                              <w:pStyle w:val="afff9"/>
                              <w:spacing w:before="0" w:beforeAutospacing="0" w:after="0" w:afterAutospacing="0"/>
                            </w:pPr>
                            <w:r>
                              <w:rPr>
                                <w:rFonts w:ascii="Arial" w:eastAsia="Arial" w:hAnsi="Arial" w:cs="Arial"/>
                                <w:color w:val="000000"/>
                              </w:rPr>
                              <w:t>A</w:t>
                            </w:r>
                          </w:p>
                        </w:txbxContent>
                      </v:textbox>
                    </v:shape>
                  </w:pict>
                </mc:Fallback>
              </mc:AlternateContent>
            </w:r>
            <w:r>
              <w:rPr>
                <w:noProof/>
              </w:rPr>
              <mc:AlternateContent>
                <mc:Choice Requires="wps">
                  <w:drawing>
                    <wp:anchor distT="4294967295" distB="4294967295" distL="114300" distR="114300" simplePos="0" relativeHeight="251677696" behindDoc="0" locked="0" layoutInCell="1" allowOverlap="1" wp14:anchorId="1A12A3B2" wp14:editId="581EADFE">
                      <wp:simplePos x="0" y="0"/>
                      <wp:positionH relativeFrom="column">
                        <wp:posOffset>638175</wp:posOffset>
                      </wp:positionH>
                      <wp:positionV relativeFrom="paragraph">
                        <wp:posOffset>219709</wp:posOffset>
                      </wp:positionV>
                      <wp:extent cx="369570" cy="0"/>
                      <wp:effectExtent l="0" t="95250" r="11430" b="11430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9570" cy="0"/>
                              </a:xfrm>
                              <a:prstGeom prst="straightConnector1">
                                <a:avLst/>
                              </a:prstGeom>
                              <a:noFill/>
                              <a:ln w="19050" cap="flat" cmpd="sng">
                                <a:solidFill>
                                  <a:schemeClr val="tx1"/>
                                </a:solidFill>
                                <a:prstDash val="sysDot"/>
                                <a:round/>
                                <a:headEnd type="none" w="lg" len="lg"/>
                                <a:tailEnd type="stealth" w="lg" len="med"/>
                              </a:ln>
                            </wps:spPr>
                            <wps:bodyPr/>
                          </wps:wsp>
                        </a:graphicData>
                      </a:graphic>
                      <wp14:sizeRelH relativeFrom="margin">
                        <wp14:pctWidth>0</wp14:pctWidth>
                      </wp14:sizeRelH>
                      <wp14:sizeRelV relativeFrom="margin">
                        <wp14:pctHeight>0</wp14:pctHeight>
                      </wp14:sizeRelV>
                    </wp:anchor>
                  </w:drawing>
                </mc:Choice>
                <mc:Fallback>
                  <w:pict>
                    <v:shape w14:anchorId="15BF5596" id="Shape 144" o:spid="_x0000_s1026" type="#_x0000_t32" style="position:absolute;left:0;text-align:left;margin-left:50.25pt;margin-top:17.3pt;width:29.1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" strokecolor="black [3213]" strokeweight="1.5pt">
                      <v:stroke dashstyle="1 1" startarrowwidth="wide" startarrowlength="long" endarrow="classic" endarrowwidth="wide"/>
                      <o:lock v:ext="edit" shapetype="f"/>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A430CC" w:rsidRPr="00A23285" w:rsidRDefault="00A430CC">
      <w:pPr>
        <w:rPr>
          <w:b/>
        </w:rPr>
      </w:pPr>
      <w:r w:rsidRPr="00A23285">
        <w:rPr>
          <w:b/>
        </w:rPr>
        <w:br w:type="page"/>
      </w:r>
    </w:p>
    <w:p w:rsidR="00F42B8D" w:rsidRPr="00A23285" w:rsidRDefault="00892D31">
      <w:r w:rsidRPr="00A23285">
        <w:rPr>
          <w:b/>
        </w:rPr>
        <w:lastRenderedPageBreak/>
        <w:t>Table 6.6  Second Level of IoT Server Runtime Decomposition Rationale</w:t>
      </w:r>
    </w:p>
    <w:tbl>
      <w:tblPr>
        <w:tblStyle w:val="a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483E36" w:rsidRPr="00A23285" w:rsidTr="00483E36">
        <w:tc>
          <w:tcPr>
            <w:tcW w:w="5000" w:type="pct"/>
            <w:tcMar>
              <w:top w:w="100" w:type="dxa"/>
              <w:left w:w="100" w:type="dxa"/>
              <w:bottom w:w="100" w:type="dxa"/>
              <w:right w:w="100" w:type="dxa"/>
            </w:tcMar>
          </w:tcPr>
          <w:p w:rsidR="00483E36" w:rsidRDefault="00483E36" w:rsidP="00483E36">
            <w:pPr>
              <w:spacing w:line="240" w:lineRule="auto"/>
              <w:rPr>
                <w:b/>
              </w:rPr>
            </w:pPr>
            <w:r w:rsidRPr="00A23285">
              <w:rPr>
                <w:b/>
              </w:rPr>
              <w:t>Perspective</w:t>
            </w:r>
            <w:r w:rsidRPr="00483E36">
              <w:t>: Dynamic</w:t>
            </w:r>
          </w:p>
          <w:p w:rsidR="00483E36" w:rsidRPr="00483E36" w:rsidRDefault="00483E36" w:rsidP="00483E36">
            <w:pPr>
              <w:spacing w:line="240" w:lineRule="auto"/>
            </w:pPr>
            <w:r w:rsidRPr="00A23285">
              <w:rPr>
                <w:b/>
              </w:rPr>
              <w:t>Associated Drawings</w:t>
            </w:r>
            <w:r w:rsidRPr="00483E36">
              <w:t xml:space="preserve">: Figure 6.2 </w:t>
            </w:r>
          </w:p>
          <w:p w:rsidR="00483E36" w:rsidRPr="00A23285" w:rsidRDefault="00483E36" w:rsidP="00483E36">
            <w:pPr>
              <w:spacing w:line="240" w:lineRule="auto"/>
            </w:pPr>
            <w:r w:rsidRPr="00A23285">
              <w:rPr>
                <w:b/>
              </w:rPr>
              <w:t>Associated Responsibilities</w:t>
            </w:r>
            <w:r w:rsidRPr="00483E36">
              <w:t>: Tables 6.4 and 6.5</w:t>
            </w:r>
          </w:p>
        </w:tc>
      </w:tr>
      <w:tr w:rsidR="00F42B8D" w:rsidRPr="00A23285" w:rsidTr="00E30F0B">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The rationale for this decomposition is to further divide the responsibilities assigned</w:t>
            </w:r>
            <w:r w:rsidR="009B3347">
              <w:t xml:space="preserve"> to</w:t>
            </w:r>
            <w:r w:rsidRPr="00A23285">
              <w:t xml:space="preserve"> </w:t>
            </w:r>
            <w:r w:rsidRPr="009B3347">
              <w:rPr>
                <w:i/>
              </w:rPr>
              <w:t>the IoT Server Runtime</w:t>
            </w:r>
            <w:r w:rsidRPr="00A23285">
              <w:t xml:space="preserve"> elements into two separate element.  The Web Server is responsible for access control and retrieve log data.  This prevent</w:t>
            </w:r>
            <w:r w:rsidR="001B647F">
              <w:t>s</w:t>
            </w:r>
            <w:r w:rsidRPr="00A23285">
              <w:t xml:space="preserve"> an event bus from unauthorized access that will </w:t>
            </w:r>
            <w:r w:rsidR="001B647F">
              <w:t>promote security communications among</w:t>
            </w:r>
            <w:r w:rsidRPr="00A23285">
              <w:t xml:space="preserve"> </w:t>
            </w:r>
            <w:r w:rsidRPr="001B647F">
              <w:rPr>
                <w:i/>
              </w:rPr>
              <w:t>User App</w:t>
            </w:r>
            <w:r w:rsidRPr="00A23285">
              <w:t xml:space="preserve">, </w:t>
            </w:r>
            <w:r w:rsidRPr="001B647F">
              <w:rPr>
                <w:i/>
              </w:rPr>
              <w:t>SA nod</w:t>
            </w:r>
            <w:r w:rsidRPr="00A23285">
              <w:t xml:space="preserve">e and </w:t>
            </w:r>
            <w:r w:rsidR="001B647F">
              <w:t>3rd p</w:t>
            </w:r>
            <w:r w:rsidRPr="00A23285">
              <w:t xml:space="preserve">arty </w:t>
            </w:r>
            <w:r w:rsidR="001B647F">
              <w:t>applications</w:t>
            </w:r>
            <w:r w:rsidRPr="00A23285">
              <w:t>. (</w:t>
            </w:r>
            <w:r w:rsidRPr="00A23285">
              <w:rPr>
                <w:i/>
              </w:rPr>
              <w:t>QA01 Security</w:t>
            </w:r>
            <w:r w:rsidRPr="00A23285">
              <w:t>)  The Event Manager is r</w:t>
            </w:r>
            <w:r w:rsidR="001B647F">
              <w:t>esponsible for all functionalities</w:t>
            </w:r>
            <w:r w:rsidRPr="00A23285">
              <w:t xml:space="preserve"> which </w:t>
            </w:r>
            <w:r w:rsidR="001B647F">
              <w:t xml:space="preserve">are </w:t>
            </w:r>
            <w:r w:rsidRPr="00A23285">
              <w:t xml:space="preserve">related to Event Bus, such as event logging, push notification and rule management.  </w:t>
            </w:r>
          </w:p>
          <w:p w:rsidR="00F42B8D" w:rsidRPr="00A23285" w:rsidRDefault="00892D31">
            <w:pPr>
              <w:spacing w:line="240" w:lineRule="auto"/>
            </w:pPr>
            <w:r w:rsidRPr="00A23285">
              <w:t xml:space="preserve"> The user and session information for the event bus will be stored in a RDBMS data store. The Web Server will be only one writer to this data store (with respect to the user data); the Event Bus will read </w:t>
            </w:r>
            <w:r w:rsidR="00936914" w:rsidRPr="00A23285">
              <w:t>the</w:t>
            </w:r>
            <w:r w:rsidRPr="00A23285">
              <w:t xml:space="preserve"> information, thus eliminating concurrent data access concerns. The sensor status </w:t>
            </w:r>
            <w:r w:rsidR="00936914" w:rsidRPr="00A23285">
              <w:t>information</w:t>
            </w:r>
            <w:r w:rsidRPr="00A23285">
              <w:t xml:space="preserve"> will be stored in a NoSQL data store. The Event Manager will be only one writer to this data store; the Web Server and Event Manager will read the this information, thus eliminating concurrent data access concerns. </w:t>
            </w:r>
          </w:p>
        </w:tc>
      </w:tr>
    </w:tbl>
    <w:p w:rsidR="00F42B8D" w:rsidRPr="00A23285" w:rsidRDefault="00F42B8D"/>
    <w:p w:rsidR="00F42B8D" w:rsidRPr="00A23285" w:rsidRDefault="00892D31" w:rsidP="00235A9F">
      <w:pPr>
        <w:pStyle w:val="2"/>
        <w:rPr>
          <w:rFonts w:ascii="Arial" w:hAnsi="Arial" w:cs="Arial"/>
          <w:b w:val="0"/>
          <w:sz w:val="28"/>
          <w:szCs w:val="28"/>
        </w:rPr>
      </w:pPr>
      <w:bookmarkStart w:id="37" w:name="_Toc422355539"/>
      <w:r w:rsidRPr="00A23285">
        <w:rPr>
          <w:rFonts w:ascii="Arial" w:hAnsi="Arial" w:cs="Arial"/>
          <w:b w:val="0"/>
          <w:sz w:val="28"/>
          <w:szCs w:val="28"/>
        </w:rPr>
        <w:t>6.1.3 3</w:t>
      </w:r>
      <w:r w:rsidR="00936914" w:rsidRPr="00A23285">
        <w:rPr>
          <w:rFonts w:ascii="Arial" w:eastAsiaTheme="minorEastAsia" w:hAnsi="Arial" w:cs="Arial"/>
          <w:b w:val="0"/>
          <w:sz w:val="28"/>
          <w:szCs w:val="28"/>
          <w:vertAlign w:val="superscript"/>
        </w:rPr>
        <w:t>rd</w:t>
      </w:r>
      <w:r w:rsidR="00B3352D">
        <w:rPr>
          <w:rFonts w:ascii="Arial" w:eastAsiaTheme="minorEastAsia" w:hAnsi="Arial" w:cs="Arial"/>
          <w:b w:val="0"/>
          <w:sz w:val="28"/>
          <w:szCs w:val="28"/>
          <w:vertAlign w:val="superscript"/>
        </w:rPr>
        <w:t xml:space="preserve"> </w:t>
      </w:r>
      <w:r w:rsidRPr="00A23285">
        <w:rPr>
          <w:rFonts w:ascii="Arial" w:hAnsi="Arial" w:cs="Arial"/>
          <w:b w:val="0"/>
          <w:sz w:val="28"/>
          <w:szCs w:val="28"/>
        </w:rPr>
        <w:t>Decomposition of IoT Server</w:t>
      </w:r>
      <w:bookmarkEnd w:id="37"/>
    </w:p>
    <w:p w:rsidR="00F42B8D" w:rsidRPr="00B3352D" w:rsidRDefault="00F42B8D">
      <w:pPr>
        <w:ind w:left="300"/>
      </w:pPr>
    </w:p>
    <w:p w:rsidR="00C34D89" w:rsidRDefault="00C34D89">
      <w:pPr>
        <w:ind w:left="300"/>
      </w:pPr>
      <w:r>
        <w:rPr>
          <w:rFonts w:hint="eastAsia"/>
        </w:rPr>
        <w:t>[</w:t>
      </w:r>
      <w:r>
        <w:rPr>
          <w:rFonts w:hint="eastAsia"/>
        </w:rPr>
        <w:t>원본</w:t>
      </w:r>
      <w:r>
        <w:rPr>
          <w:rFonts w:hint="eastAsia"/>
        </w:rPr>
        <w:t>]</w:t>
      </w:r>
    </w:p>
    <w:p w:rsidR="00F42B8D" w:rsidRPr="00A23285" w:rsidRDefault="00892D31">
      <w:pPr>
        <w:ind w:left="300"/>
      </w:pPr>
      <w:r w:rsidRPr="00A23285">
        <w:t xml:space="preserve">The </w:t>
      </w:r>
      <w:r w:rsidRPr="00F81E3F">
        <w:rPr>
          <w:i/>
        </w:rPr>
        <w:t>Web Server</w:t>
      </w:r>
      <w:r w:rsidRPr="00A23285">
        <w:t xml:space="preserve"> is consist of two elements, such as </w:t>
      </w:r>
      <w:r w:rsidRPr="00BF788A">
        <w:rPr>
          <w:i/>
        </w:rPr>
        <w:t xml:space="preserve">Log </w:t>
      </w:r>
      <w:r w:rsidR="009F4F9D" w:rsidRPr="00BF788A">
        <w:rPr>
          <w:i/>
        </w:rPr>
        <w:t>Viewer</w:t>
      </w:r>
      <w:r w:rsidRPr="00A23285">
        <w:t xml:space="preserve"> and </w:t>
      </w:r>
      <w:r w:rsidRPr="00BF788A">
        <w:rPr>
          <w:i/>
        </w:rPr>
        <w:t>Auth Manager</w:t>
      </w:r>
      <w:r w:rsidRPr="00A23285">
        <w:t xml:space="preserve">.  </w:t>
      </w:r>
      <w:r w:rsidR="002209D0">
        <w:t>Generally the volume size of l</w:t>
      </w:r>
      <w:r w:rsidRPr="00A23285">
        <w:t>ogged data</w:t>
      </w:r>
      <w:r w:rsidR="002209D0">
        <w:t xml:space="preserve"> is large</w:t>
      </w:r>
      <w:r w:rsidRPr="00A23285">
        <w:t xml:space="preserve">. In order to prevent performance degrade </w:t>
      </w:r>
      <w:r w:rsidR="002209D0">
        <w:t xml:space="preserve">while viewing logged data, the </w:t>
      </w:r>
      <w:r w:rsidR="002209D0" w:rsidRPr="00BF788A">
        <w:rPr>
          <w:i/>
        </w:rPr>
        <w:t>Log Viewer</w:t>
      </w:r>
      <w:r w:rsidR="002209D0">
        <w:t xml:space="preserve"> is </w:t>
      </w:r>
      <w:r w:rsidRPr="00A23285">
        <w:t>using REST</w:t>
      </w:r>
      <w:r w:rsidR="002209D0">
        <w:t>ful</w:t>
      </w:r>
      <w:r w:rsidRPr="00A23285">
        <w:t xml:space="preserve"> API</w:t>
      </w:r>
      <w:r w:rsidR="00BF788A">
        <w:t xml:space="preserve"> based on connectionless communication</w:t>
      </w:r>
      <w:r w:rsidRPr="00A23285">
        <w:t xml:space="preserve">.  </w:t>
      </w:r>
      <w:r w:rsidR="00BF788A">
        <w:t xml:space="preserve">For the purpose of promoting security, </w:t>
      </w:r>
      <w:proofErr w:type="spellStart"/>
      <w:r w:rsidRPr="00BF788A">
        <w:rPr>
          <w:i/>
        </w:rPr>
        <w:t>Auth</w:t>
      </w:r>
      <w:proofErr w:type="spellEnd"/>
      <w:r w:rsidRPr="00BF788A">
        <w:rPr>
          <w:i/>
        </w:rPr>
        <w:t xml:space="preserve"> Manager</w:t>
      </w:r>
      <w:r w:rsidRPr="00A23285">
        <w:t xml:space="preserve"> </w:t>
      </w:r>
      <w:proofErr w:type="gramStart"/>
      <w:r w:rsidRPr="00A23285">
        <w:t>post</w:t>
      </w:r>
      <w:r w:rsidR="009F4F9D" w:rsidRPr="00A23285">
        <w:t>s</w:t>
      </w:r>
      <w:proofErr w:type="gramEnd"/>
      <w:r w:rsidRPr="00A23285">
        <w:t xml:space="preserve"> email which include </w:t>
      </w:r>
      <w:r w:rsidR="00936914" w:rsidRPr="00A23285">
        <w:t>confirmation</w:t>
      </w:r>
      <w:r w:rsidR="00BF788A">
        <w:t xml:space="preserve"> link when new user request signing up.</w:t>
      </w:r>
    </w:p>
    <w:p w:rsidR="00F42B8D" w:rsidRDefault="00F42B8D"/>
    <w:p w:rsidR="00C34D89" w:rsidRDefault="00C34D89" w:rsidP="00C34D89">
      <w:pPr>
        <w:ind w:left="300"/>
      </w:pPr>
      <w:r>
        <w:rPr>
          <w:rFonts w:hint="eastAsia"/>
        </w:rPr>
        <w:t>[</w:t>
      </w:r>
      <w:r>
        <w:t>revise-</w:t>
      </w:r>
      <w:r>
        <w:rPr>
          <w:rFonts w:hint="eastAsia"/>
        </w:rPr>
        <w:t>한글</w:t>
      </w:r>
      <w:r>
        <w:rPr>
          <w:rFonts w:hint="eastAsia"/>
        </w:rPr>
        <w:t>]</w:t>
      </w:r>
    </w:p>
    <w:p w:rsidR="00C34D89" w:rsidRDefault="00C34D89" w:rsidP="00C34D89">
      <w:pPr>
        <w:ind w:left="300"/>
      </w:pPr>
      <w:r>
        <w:rPr>
          <w:rFonts w:hint="eastAsia"/>
        </w:rPr>
        <w:t>사용자에</w:t>
      </w:r>
      <w:r>
        <w:rPr>
          <w:rFonts w:hint="eastAsia"/>
        </w:rPr>
        <w:t xml:space="preserve"> </w:t>
      </w:r>
      <w:r>
        <w:rPr>
          <w:rFonts w:hint="eastAsia"/>
        </w:rPr>
        <w:t>대한</w:t>
      </w:r>
      <w:r>
        <w:rPr>
          <w:rFonts w:hint="eastAsia"/>
        </w:rPr>
        <w:t xml:space="preserve"> </w:t>
      </w:r>
      <w:r>
        <w:rPr>
          <w:rFonts w:hint="eastAsia"/>
        </w:rPr>
        <w:t>인증</w:t>
      </w:r>
      <w:r>
        <w:rPr>
          <w:rFonts w:hint="eastAsia"/>
        </w:rPr>
        <w:t xml:space="preserve">, </w:t>
      </w:r>
      <w:r>
        <w:t xml:space="preserve">SA </w:t>
      </w:r>
      <w:r>
        <w:rPr>
          <w:rFonts w:hint="eastAsia"/>
        </w:rPr>
        <w:t>Node</w:t>
      </w:r>
      <w:r>
        <w:t xml:space="preserve"> </w:t>
      </w:r>
      <w:r>
        <w:rPr>
          <w:rFonts w:hint="eastAsia"/>
        </w:rPr>
        <w:t>관리와</w:t>
      </w:r>
      <w:r>
        <w:rPr>
          <w:rFonts w:hint="eastAsia"/>
        </w:rPr>
        <w:t xml:space="preserve"> </w:t>
      </w:r>
      <w:r>
        <w:t>Log</w:t>
      </w:r>
      <w:r>
        <w:rPr>
          <w:rFonts w:hint="eastAsia"/>
        </w:rPr>
        <w:t>에</w:t>
      </w:r>
      <w:r>
        <w:rPr>
          <w:rFonts w:hint="eastAsia"/>
        </w:rPr>
        <w:t xml:space="preserve"> </w:t>
      </w:r>
      <w:r>
        <w:rPr>
          <w:rFonts w:hint="eastAsia"/>
        </w:rPr>
        <w:t>대한</w:t>
      </w:r>
      <w:r>
        <w:rPr>
          <w:rFonts w:hint="eastAsia"/>
        </w:rPr>
        <w:t xml:space="preserve"> </w:t>
      </w:r>
      <w:r>
        <w:rPr>
          <w:rFonts w:hint="eastAsia"/>
        </w:rPr>
        <w:t>조회는</w:t>
      </w:r>
      <w:r>
        <w:rPr>
          <w:rFonts w:hint="eastAsia"/>
        </w:rPr>
        <w:t xml:space="preserve"> </w:t>
      </w:r>
      <w:r>
        <w:rPr>
          <w:rFonts w:hint="eastAsia"/>
        </w:rPr>
        <w:t>서로</w:t>
      </w:r>
      <w:r>
        <w:rPr>
          <w:rFonts w:hint="eastAsia"/>
        </w:rPr>
        <w:t xml:space="preserve"> </w:t>
      </w:r>
      <w:r>
        <w:rPr>
          <w:rFonts w:hint="eastAsia"/>
        </w:rPr>
        <w:t>다른</w:t>
      </w:r>
      <w:r>
        <w:rPr>
          <w:rFonts w:hint="eastAsia"/>
        </w:rPr>
        <w:t xml:space="preserve"> </w:t>
      </w:r>
      <w:r>
        <w:t>Workload</w:t>
      </w:r>
      <w:r>
        <w:rPr>
          <w:rFonts w:hint="eastAsia"/>
        </w:rPr>
        <w:t>의</w:t>
      </w:r>
      <w:r>
        <w:rPr>
          <w:rFonts w:hint="eastAsia"/>
        </w:rPr>
        <w:t xml:space="preserve"> </w:t>
      </w:r>
      <w:r>
        <w:rPr>
          <w:rFonts w:hint="eastAsia"/>
        </w:rPr>
        <w:t>특성을</w:t>
      </w:r>
      <w:r>
        <w:rPr>
          <w:rFonts w:hint="eastAsia"/>
        </w:rPr>
        <w:t xml:space="preserve"> </w:t>
      </w:r>
      <w:r>
        <w:rPr>
          <w:rFonts w:hint="eastAsia"/>
        </w:rPr>
        <w:t>갖고</w:t>
      </w:r>
      <w:r>
        <w:rPr>
          <w:rFonts w:hint="eastAsia"/>
        </w:rPr>
        <w:t xml:space="preserve"> </w:t>
      </w:r>
      <w:r>
        <w:rPr>
          <w:rFonts w:hint="eastAsia"/>
        </w:rPr>
        <w:t>있기</w:t>
      </w:r>
      <w:r>
        <w:rPr>
          <w:rFonts w:hint="eastAsia"/>
        </w:rPr>
        <w:t xml:space="preserve"> </w:t>
      </w:r>
      <w:r>
        <w:rPr>
          <w:rFonts w:hint="eastAsia"/>
        </w:rPr>
        <w:t>때문에</w:t>
      </w:r>
      <w:r>
        <w:rPr>
          <w:rFonts w:hint="eastAsia"/>
        </w:rPr>
        <w:t xml:space="preserve"> </w:t>
      </w:r>
      <w:r>
        <w:rPr>
          <w:rFonts w:hint="eastAsia"/>
        </w:rPr>
        <w:t>해당</w:t>
      </w:r>
      <w:r>
        <w:rPr>
          <w:rFonts w:hint="eastAsia"/>
        </w:rPr>
        <w:t xml:space="preserve"> </w:t>
      </w:r>
      <w:r>
        <w:rPr>
          <w:rFonts w:hint="eastAsia"/>
        </w:rPr>
        <w:t>기능을</w:t>
      </w:r>
      <w:r>
        <w:rPr>
          <w:rFonts w:hint="eastAsia"/>
        </w:rPr>
        <w:t xml:space="preserve"> </w:t>
      </w:r>
      <w:r>
        <w:rPr>
          <w:rFonts w:hint="eastAsia"/>
        </w:rPr>
        <w:t>처리하는</w:t>
      </w:r>
      <w:r>
        <w:rPr>
          <w:rFonts w:hint="eastAsia"/>
        </w:rPr>
        <w:t xml:space="preserve"> </w:t>
      </w:r>
      <w:r>
        <w:rPr>
          <w:rFonts w:hint="eastAsia"/>
        </w:rPr>
        <w:t>모듈을</w:t>
      </w:r>
      <w:r>
        <w:rPr>
          <w:rFonts w:hint="eastAsia"/>
        </w:rPr>
        <w:t xml:space="preserve"> </w:t>
      </w:r>
      <w:r>
        <w:rPr>
          <w:rFonts w:hint="eastAsia"/>
        </w:rPr>
        <w:t>분리합니다</w:t>
      </w:r>
      <w:r>
        <w:rPr>
          <w:rFonts w:hint="eastAsia"/>
        </w:rPr>
        <w:t>.</w:t>
      </w:r>
      <w:r>
        <w:t xml:space="preserve"> Log </w:t>
      </w:r>
      <w:r>
        <w:rPr>
          <w:rFonts w:hint="eastAsia"/>
        </w:rPr>
        <w:t>조회는</w:t>
      </w:r>
      <w:r>
        <w:rPr>
          <w:rFonts w:hint="eastAsia"/>
        </w:rPr>
        <w:t xml:space="preserve"> </w:t>
      </w:r>
      <w:r>
        <w:t xml:space="preserve">1) </w:t>
      </w:r>
      <w:r>
        <w:rPr>
          <w:rFonts w:hint="eastAsia"/>
        </w:rPr>
        <w:t>단방향으로</w:t>
      </w:r>
      <w:r>
        <w:rPr>
          <w:rFonts w:hint="eastAsia"/>
        </w:rPr>
        <w:t xml:space="preserve"> </w:t>
      </w:r>
      <w:r>
        <w:rPr>
          <w:rFonts w:hint="eastAsia"/>
        </w:rPr>
        <w:t>처리되는</w:t>
      </w:r>
      <w:r>
        <w:rPr>
          <w:rFonts w:hint="eastAsia"/>
        </w:rPr>
        <w:t xml:space="preserve"> </w:t>
      </w:r>
      <w:r>
        <w:t>Event</w:t>
      </w:r>
      <w:r>
        <w:rPr>
          <w:rFonts w:hint="eastAsia"/>
        </w:rPr>
        <w:t>가</w:t>
      </w:r>
      <w:r>
        <w:rPr>
          <w:rFonts w:hint="eastAsia"/>
        </w:rPr>
        <w:t xml:space="preserve"> </w:t>
      </w:r>
      <w:r>
        <w:rPr>
          <w:rFonts w:hint="eastAsia"/>
        </w:rPr>
        <w:t>아니라</w:t>
      </w:r>
      <w:r>
        <w:rPr>
          <w:rFonts w:hint="eastAsia"/>
        </w:rPr>
        <w:t xml:space="preserve"> </w:t>
      </w:r>
      <w:r>
        <w:rPr>
          <w:rFonts w:hint="eastAsia"/>
        </w:rPr>
        <w:t>응답이</w:t>
      </w:r>
      <w:r>
        <w:rPr>
          <w:rFonts w:hint="eastAsia"/>
        </w:rPr>
        <w:t xml:space="preserve"> </w:t>
      </w:r>
      <w:r>
        <w:rPr>
          <w:rFonts w:hint="eastAsia"/>
        </w:rPr>
        <w:t>필요한</w:t>
      </w:r>
      <w:r>
        <w:rPr>
          <w:rFonts w:hint="eastAsia"/>
        </w:rPr>
        <w:t xml:space="preserve"> </w:t>
      </w:r>
      <w:r>
        <w:t xml:space="preserve">Request/Response </w:t>
      </w:r>
      <w:r>
        <w:rPr>
          <w:rFonts w:hint="eastAsia"/>
        </w:rPr>
        <w:t>형식이며</w:t>
      </w:r>
      <w:r>
        <w:rPr>
          <w:rFonts w:hint="eastAsia"/>
        </w:rPr>
        <w:t>, 2)</w:t>
      </w:r>
      <w:r>
        <w:t xml:space="preserve"> Event </w:t>
      </w:r>
      <w:r>
        <w:rPr>
          <w:rFonts w:hint="eastAsia"/>
        </w:rPr>
        <w:t>Bus</w:t>
      </w:r>
      <w:r>
        <w:rPr>
          <w:rFonts w:hint="eastAsia"/>
        </w:rPr>
        <w:t>의</w:t>
      </w:r>
      <w:r>
        <w:rPr>
          <w:rFonts w:hint="eastAsia"/>
        </w:rPr>
        <w:t xml:space="preserve"> </w:t>
      </w:r>
      <w:r>
        <w:rPr>
          <w:rFonts w:hint="eastAsia"/>
        </w:rPr>
        <w:t>성능에</w:t>
      </w:r>
      <w:r>
        <w:rPr>
          <w:rFonts w:hint="eastAsia"/>
        </w:rPr>
        <w:t xml:space="preserve"> </w:t>
      </w:r>
      <w:r>
        <w:rPr>
          <w:rFonts w:hint="eastAsia"/>
        </w:rPr>
        <w:t>영향이</w:t>
      </w:r>
      <w:r>
        <w:rPr>
          <w:rFonts w:hint="eastAsia"/>
        </w:rPr>
        <w:t xml:space="preserve"> </w:t>
      </w:r>
      <w:r>
        <w:rPr>
          <w:rFonts w:hint="eastAsia"/>
        </w:rPr>
        <w:t>있을</w:t>
      </w:r>
      <w:r>
        <w:rPr>
          <w:rFonts w:hint="eastAsia"/>
        </w:rPr>
        <w:t xml:space="preserve"> </w:t>
      </w:r>
      <w:r>
        <w:rPr>
          <w:rFonts w:hint="eastAsia"/>
        </w:rPr>
        <w:t>수</w:t>
      </w:r>
      <w:r>
        <w:rPr>
          <w:rFonts w:hint="eastAsia"/>
        </w:rPr>
        <w:t xml:space="preserve"> </w:t>
      </w:r>
      <w:r>
        <w:rPr>
          <w:rFonts w:hint="eastAsia"/>
        </w:rPr>
        <w:t>있을</w:t>
      </w:r>
      <w:r>
        <w:rPr>
          <w:rFonts w:hint="eastAsia"/>
        </w:rPr>
        <w:t xml:space="preserve"> </w:t>
      </w:r>
      <w:r>
        <w:rPr>
          <w:rFonts w:hint="eastAsia"/>
        </w:rPr>
        <w:t>만큼</w:t>
      </w:r>
      <w:r>
        <w:rPr>
          <w:rFonts w:hint="eastAsia"/>
        </w:rPr>
        <w:t xml:space="preserve"> </w:t>
      </w:r>
      <w:r>
        <w:rPr>
          <w:rFonts w:hint="eastAsia"/>
        </w:rPr>
        <w:t>데이터</w:t>
      </w:r>
      <w:r>
        <w:rPr>
          <w:rFonts w:hint="eastAsia"/>
        </w:rPr>
        <w:t xml:space="preserve"> </w:t>
      </w:r>
      <w:r>
        <w:rPr>
          <w:rFonts w:hint="eastAsia"/>
        </w:rPr>
        <w:t>사이즈가</w:t>
      </w:r>
      <w:r>
        <w:rPr>
          <w:rFonts w:hint="eastAsia"/>
        </w:rPr>
        <w:t xml:space="preserve"> </w:t>
      </w:r>
      <w:r>
        <w:rPr>
          <w:rFonts w:hint="eastAsia"/>
        </w:rPr>
        <w:t>크기</w:t>
      </w:r>
      <w:r>
        <w:rPr>
          <w:rFonts w:hint="eastAsia"/>
        </w:rPr>
        <w:t xml:space="preserve"> </w:t>
      </w:r>
      <w:r>
        <w:rPr>
          <w:rFonts w:hint="eastAsia"/>
        </w:rPr>
        <w:t>때문에</w:t>
      </w:r>
      <w:r>
        <w:rPr>
          <w:rFonts w:hint="eastAsia"/>
        </w:rPr>
        <w:t xml:space="preserve"> </w:t>
      </w:r>
      <w:r>
        <w:t xml:space="preserve">Log </w:t>
      </w:r>
      <w:proofErr w:type="spellStart"/>
      <w:r>
        <w:t>Viwer</w:t>
      </w:r>
      <w:proofErr w:type="spellEnd"/>
      <w:r>
        <w:rPr>
          <w:rFonts w:hint="eastAsia"/>
        </w:rPr>
        <w:t>에서</w:t>
      </w:r>
      <w:r>
        <w:rPr>
          <w:rFonts w:hint="eastAsia"/>
        </w:rPr>
        <w:t xml:space="preserve"> </w:t>
      </w:r>
      <w:r>
        <w:rPr>
          <w:rFonts w:hint="eastAsia"/>
        </w:rPr>
        <w:t>처리</w:t>
      </w:r>
      <w:r>
        <w:rPr>
          <w:rFonts w:hint="eastAsia"/>
        </w:rPr>
        <w:t xml:space="preserve"> </w:t>
      </w:r>
      <w:r>
        <w:rPr>
          <w:rFonts w:hint="eastAsia"/>
        </w:rPr>
        <w:t>합니다</w:t>
      </w:r>
      <w:r>
        <w:rPr>
          <w:rFonts w:hint="eastAsia"/>
        </w:rPr>
        <w:t>.</w:t>
      </w:r>
      <w:r>
        <w:t xml:space="preserve"> Log Viewer</w:t>
      </w:r>
      <w:r>
        <w:rPr>
          <w:rFonts w:hint="eastAsia"/>
        </w:rPr>
        <w:t>는</w:t>
      </w:r>
      <w:r>
        <w:rPr>
          <w:rFonts w:hint="eastAsia"/>
        </w:rPr>
        <w:t xml:space="preserve"> </w:t>
      </w:r>
      <w:r>
        <w:t xml:space="preserve">log </w:t>
      </w:r>
      <w:r>
        <w:rPr>
          <w:rFonts w:hint="eastAsia"/>
        </w:rPr>
        <w:t>조회</w:t>
      </w:r>
      <w:r>
        <w:rPr>
          <w:rFonts w:hint="eastAsia"/>
        </w:rPr>
        <w:t xml:space="preserve"> </w:t>
      </w:r>
      <w:r>
        <w:rPr>
          <w:rFonts w:hint="eastAsia"/>
        </w:rPr>
        <w:t>요청을</w:t>
      </w:r>
      <w:r>
        <w:rPr>
          <w:rFonts w:hint="eastAsia"/>
        </w:rPr>
        <w:t xml:space="preserve"> </w:t>
      </w:r>
      <w:r>
        <w:rPr>
          <w:rFonts w:hint="eastAsia"/>
        </w:rPr>
        <w:t>받으면</w:t>
      </w:r>
      <w:r>
        <w:rPr>
          <w:rFonts w:hint="eastAsia"/>
        </w:rPr>
        <w:t>,</w:t>
      </w:r>
      <w:r>
        <w:t xml:space="preserve"> </w:t>
      </w:r>
      <w:proofErr w:type="spellStart"/>
      <w:r>
        <w:t>Auth</w:t>
      </w:r>
      <w:proofErr w:type="spellEnd"/>
      <w:r>
        <w:t xml:space="preserve"> Manager</w:t>
      </w:r>
      <w:r>
        <w:rPr>
          <w:rFonts w:hint="eastAsia"/>
        </w:rPr>
        <w:t>를</w:t>
      </w:r>
      <w:r>
        <w:rPr>
          <w:rFonts w:hint="eastAsia"/>
        </w:rPr>
        <w:t xml:space="preserve"> </w:t>
      </w:r>
      <w:r>
        <w:rPr>
          <w:rFonts w:hint="eastAsia"/>
        </w:rPr>
        <w:t>통해서</w:t>
      </w:r>
      <w:r>
        <w:rPr>
          <w:rFonts w:hint="eastAsia"/>
        </w:rPr>
        <w:t xml:space="preserve"> </w:t>
      </w:r>
      <w:r>
        <w:rPr>
          <w:rFonts w:hint="eastAsia"/>
        </w:rPr>
        <w:t>사용자가</w:t>
      </w:r>
      <w:r>
        <w:rPr>
          <w:rFonts w:hint="eastAsia"/>
        </w:rPr>
        <w:t xml:space="preserve"> </w:t>
      </w:r>
      <w:r>
        <w:rPr>
          <w:rFonts w:hint="eastAsia"/>
        </w:rPr>
        <w:t>설정한</w:t>
      </w:r>
      <w:r>
        <w:rPr>
          <w:rFonts w:hint="eastAsia"/>
        </w:rPr>
        <w:t xml:space="preserve"> </w:t>
      </w:r>
      <w:r>
        <w:t xml:space="preserve">logging </w:t>
      </w:r>
      <w:proofErr w:type="spellStart"/>
      <w:r>
        <w:t>timewindow</w:t>
      </w:r>
      <w:proofErr w:type="spellEnd"/>
      <w:r>
        <w:rPr>
          <w:rFonts w:hint="eastAsia"/>
        </w:rPr>
        <w:t>와</w:t>
      </w:r>
      <w:r>
        <w:rPr>
          <w:rFonts w:hint="eastAsia"/>
        </w:rPr>
        <w:t xml:space="preserve"> </w:t>
      </w:r>
      <w:r>
        <w:rPr>
          <w:rFonts w:hint="eastAsia"/>
        </w:rPr>
        <w:t>사용자에게</w:t>
      </w:r>
      <w:r>
        <w:rPr>
          <w:rFonts w:hint="eastAsia"/>
        </w:rPr>
        <w:t xml:space="preserve"> </w:t>
      </w:r>
      <w:r>
        <w:rPr>
          <w:rFonts w:hint="eastAsia"/>
        </w:rPr>
        <w:t>등록된</w:t>
      </w:r>
      <w:r>
        <w:rPr>
          <w:rFonts w:hint="eastAsia"/>
        </w:rPr>
        <w:t xml:space="preserve"> </w:t>
      </w:r>
      <w:r>
        <w:t>SA node</w:t>
      </w:r>
      <w:r>
        <w:rPr>
          <w:rFonts w:hint="eastAsia"/>
        </w:rPr>
        <w:t>의</w:t>
      </w:r>
      <w:r>
        <w:rPr>
          <w:rFonts w:hint="eastAsia"/>
        </w:rPr>
        <w:t xml:space="preserve"> </w:t>
      </w:r>
      <w:r>
        <w:rPr>
          <w:rFonts w:hint="eastAsia"/>
        </w:rPr>
        <w:t>목록을</w:t>
      </w:r>
      <w:r>
        <w:rPr>
          <w:rFonts w:hint="eastAsia"/>
        </w:rPr>
        <w:t xml:space="preserve"> </w:t>
      </w:r>
      <w:r>
        <w:rPr>
          <w:rFonts w:hint="eastAsia"/>
        </w:rPr>
        <w:t>확인한</w:t>
      </w:r>
      <w:r>
        <w:rPr>
          <w:rFonts w:hint="eastAsia"/>
        </w:rPr>
        <w:t xml:space="preserve"> </w:t>
      </w:r>
      <w:r>
        <w:rPr>
          <w:rFonts w:hint="eastAsia"/>
        </w:rPr>
        <w:t>이후에</w:t>
      </w:r>
      <w:r>
        <w:rPr>
          <w:rFonts w:hint="eastAsia"/>
        </w:rPr>
        <w:t>,</w:t>
      </w:r>
      <w:r>
        <w:t xml:space="preserve"> </w:t>
      </w:r>
      <w:r>
        <w:rPr>
          <w:rFonts w:hint="eastAsia"/>
        </w:rPr>
        <w:t>관련된</w:t>
      </w:r>
      <w:r>
        <w:rPr>
          <w:rFonts w:hint="eastAsia"/>
        </w:rPr>
        <w:t xml:space="preserve"> </w:t>
      </w:r>
      <w:r>
        <w:t>log</w:t>
      </w:r>
      <w:r>
        <w:rPr>
          <w:rFonts w:hint="eastAsia"/>
        </w:rPr>
        <w:t>를</w:t>
      </w:r>
      <w:r>
        <w:rPr>
          <w:rFonts w:hint="eastAsia"/>
        </w:rPr>
        <w:t xml:space="preserve"> </w:t>
      </w:r>
      <w:r>
        <w:t>Sensor Data Store(NoSQL)</w:t>
      </w:r>
      <w:r>
        <w:rPr>
          <w:rFonts w:hint="eastAsia"/>
        </w:rPr>
        <w:t>에서</w:t>
      </w:r>
      <w:r>
        <w:rPr>
          <w:rFonts w:hint="eastAsia"/>
        </w:rPr>
        <w:t xml:space="preserve"> </w:t>
      </w:r>
      <w:r>
        <w:rPr>
          <w:rFonts w:hint="eastAsia"/>
        </w:rPr>
        <w:t>조회해서</w:t>
      </w:r>
      <w:r>
        <w:rPr>
          <w:rFonts w:hint="eastAsia"/>
        </w:rPr>
        <w:t xml:space="preserve"> </w:t>
      </w:r>
      <w:r>
        <w:rPr>
          <w:rFonts w:hint="eastAsia"/>
        </w:rPr>
        <w:t>결과를</w:t>
      </w:r>
      <w:r>
        <w:rPr>
          <w:rFonts w:hint="eastAsia"/>
        </w:rPr>
        <w:t xml:space="preserve"> </w:t>
      </w:r>
      <w:r>
        <w:rPr>
          <w:rFonts w:hint="eastAsia"/>
        </w:rPr>
        <w:t>응답합니다</w:t>
      </w:r>
      <w:r>
        <w:rPr>
          <w:rFonts w:hint="eastAsia"/>
        </w:rPr>
        <w:t>.</w:t>
      </w:r>
      <w:r>
        <w:t xml:space="preserve"> </w:t>
      </w:r>
      <w:r>
        <w:rPr>
          <w:rFonts w:hint="eastAsia"/>
        </w:rPr>
        <w:t xml:space="preserve"> </w:t>
      </w:r>
      <w:proofErr w:type="spellStart"/>
      <w:r>
        <w:rPr>
          <w:rFonts w:hint="eastAsia"/>
        </w:rPr>
        <w:t>Auth</w:t>
      </w:r>
      <w:proofErr w:type="spellEnd"/>
      <w:r>
        <w:rPr>
          <w:rFonts w:hint="eastAsia"/>
        </w:rPr>
        <w:t xml:space="preserve"> </w:t>
      </w:r>
      <w:r>
        <w:t xml:space="preserve">Manager </w:t>
      </w:r>
      <w:r>
        <w:rPr>
          <w:rFonts w:hint="eastAsia"/>
        </w:rPr>
        <w:t>모듈은</w:t>
      </w:r>
      <w:r>
        <w:rPr>
          <w:rFonts w:hint="eastAsia"/>
        </w:rPr>
        <w:t xml:space="preserve"> </w:t>
      </w:r>
      <w:r>
        <w:rPr>
          <w:rFonts w:hint="eastAsia"/>
        </w:rPr>
        <w:t>시스템을</w:t>
      </w:r>
      <w:r>
        <w:rPr>
          <w:rFonts w:hint="eastAsia"/>
        </w:rPr>
        <w:t xml:space="preserve"> </w:t>
      </w:r>
      <w:r>
        <w:rPr>
          <w:rFonts w:hint="eastAsia"/>
        </w:rPr>
        <w:t>사용하려는</w:t>
      </w:r>
      <w:r>
        <w:rPr>
          <w:rFonts w:hint="eastAsia"/>
        </w:rPr>
        <w:t xml:space="preserve"> </w:t>
      </w:r>
      <w:r>
        <w:rPr>
          <w:rFonts w:hint="eastAsia"/>
        </w:rPr>
        <w:t>사용자에</w:t>
      </w:r>
      <w:r>
        <w:rPr>
          <w:rFonts w:hint="eastAsia"/>
        </w:rPr>
        <w:t xml:space="preserve"> </w:t>
      </w:r>
      <w:r>
        <w:rPr>
          <w:rFonts w:hint="eastAsia"/>
        </w:rPr>
        <w:t>대한</w:t>
      </w:r>
      <w:r>
        <w:rPr>
          <w:rFonts w:hint="eastAsia"/>
        </w:rPr>
        <w:t xml:space="preserve"> </w:t>
      </w:r>
      <w:r>
        <w:rPr>
          <w:rFonts w:hint="eastAsia"/>
        </w:rPr>
        <w:t>본인</w:t>
      </w:r>
      <w:r>
        <w:rPr>
          <w:rFonts w:hint="eastAsia"/>
        </w:rPr>
        <w:t xml:space="preserve"> </w:t>
      </w:r>
      <w:r>
        <w:rPr>
          <w:rFonts w:hint="eastAsia"/>
        </w:rPr>
        <w:t>인증을</w:t>
      </w:r>
      <w:r>
        <w:rPr>
          <w:rFonts w:hint="eastAsia"/>
        </w:rPr>
        <w:t xml:space="preserve"> </w:t>
      </w:r>
      <w:r>
        <w:rPr>
          <w:rFonts w:hint="eastAsia"/>
        </w:rPr>
        <w:t>위해</w:t>
      </w:r>
      <w:r>
        <w:rPr>
          <w:rFonts w:hint="eastAsia"/>
        </w:rPr>
        <w:t>,</w:t>
      </w:r>
      <w:r>
        <w:t xml:space="preserve"> </w:t>
      </w:r>
      <w:r>
        <w:rPr>
          <w:rFonts w:hint="eastAsia"/>
        </w:rPr>
        <w:t>사용자의</w:t>
      </w:r>
      <w:r>
        <w:rPr>
          <w:rFonts w:hint="eastAsia"/>
        </w:rPr>
        <w:t xml:space="preserve"> </w:t>
      </w:r>
      <w:r>
        <w:rPr>
          <w:rFonts w:hint="eastAsia"/>
        </w:rPr>
        <w:t>계정</w:t>
      </w:r>
      <w:r>
        <w:rPr>
          <w:rFonts w:hint="eastAsia"/>
        </w:rPr>
        <w:t xml:space="preserve"> </w:t>
      </w:r>
      <w:r>
        <w:rPr>
          <w:rFonts w:hint="eastAsia"/>
        </w:rPr>
        <w:t>등록</w:t>
      </w:r>
      <w:r>
        <w:rPr>
          <w:rFonts w:hint="eastAsia"/>
        </w:rPr>
        <w:t xml:space="preserve"> </w:t>
      </w:r>
      <w:r>
        <w:rPr>
          <w:rFonts w:hint="eastAsia"/>
        </w:rPr>
        <w:t>요청</w:t>
      </w:r>
      <w:r>
        <w:rPr>
          <w:rFonts w:hint="eastAsia"/>
        </w:rPr>
        <w:t xml:space="preserve"> </w:t>
      </w:r>
      <w:r>
        <w:rPr>
          <w:rFonts w:hint="eastAsia"/>
        </w:rPr>
        <w:t>시에</w:t>
      </w:r>
      <w:r>
        <w:rPr>
          <w:rFonts w:hint="eastAsia"/>
        </w:rPr>
        <w:t xml:space="preserve"> </w:t>
      </w:r>
      <w:r>
        <w:rPr>
          <w:rFonts w:hint="eastAsia"/>
        </w:rPr>
        <w:t>사용자의</w:t>
      </w:r>
      <w:r>
        <w:rPr>
          <w:rFonts w:hint="eastAsia"/>
        </w:rPr>
        <w:t xml:space="preserve"> </w:t>
      </w:r>
      <w:r>
        <w:t xml:space="preserve">email </w:t>
      </w:r>
      <w:r>
        <w:rPr>
          <w:rFonts w:hint="eastAsia"/>
        </w:rPr>
        <w:t>주소로</w:t>
      </w:r>
      <w:r>
        <w:rPr>
          <w:rFonts w:hint="eastAsia"/>
        </w:rPr>
        <w:t xml:space="preserve"> </w:t>
      </w:r>
      <w:r>
        <w:rPr>
          <w:rFonts w:hint="eastAsia"/>
        </w:rPr>
        <w:t>인증</w:t>
      </w:r>
      <w:r>
        <w:rPr>
          <w:rFonts w:hint="eastAsia"/>
        </w:rPr>
        <w:t xml:space="preserve"> </w:t>
      </w:r>
      <w:r>
        <w:rPr>
          <w:rFonts w:hint="eastAsia"/>
        </w:rPr>
        <w:t>확인을</w:t>
      </w:r>
      <w:r>
        <w:rPr>
          <w:rFonts w:hint="eastAsia"/>
        </w:rPr>
        <w:t xml:space="preserve"> </w:t>
      </w:r>
      <w:r>
        <w:rPr>
          <w:rFonts w:hint="eastAsia"/>
        </w:rPr>
        <w:t>위한</w:t>
      </w:r>
      <w:r>
        <w:rPr>
          <w:rFonts w:hint="eastAsia"/>
        </w:rPr>
        <w:t xml:space="preserve"> </w:t>
      </w:r>
      <w:r>
        <w:t>link</w:t>
      </w:r>
      <w:r>
        <w:rPr>
          <w:rFonts w:hint="eastAsia"/>
        </w:rPr>
        <w:t>가</w:t>
      </w:r>
      <w:r>
        <w:rPr>
          <w:rFonts w:hint="eastAsia"/>
        </w:rPr>
        <w:t xml:space="preserve"> </w:t>
      </w:r>
      <w:r>
        <w:rPr>
          <w:rFonts w:hint="eastAsia"/>
        </w:rPr>
        <w:t>포함된</w:t>
      </w:r>
      <w:r>
        <w:rPr>
          <w:rFonts w:hint="eastAsia"/>
        </w:rPr>
        <w:t xml:space="preserve"> </w:t>
      </w:r>
      <w:r>
        <w:rPr>
          <w:rFonts w:hint="eastAsia"/>
        </w:rPr>
        <w:t>메일을</w:t>
      </w:r>
      <w:r>
        <w:rPr>
          <w:rFonts w:hint="eastAsia"/>
        </w:rPr>
        <w:t xml:space="preserve"> </w:t>
      </w:r>
      <w:r>
        <w:rPr>
          <w:rFonts w:hint="eastAsia"/>
        </w:rPr>
        <w:t>발송합니다</w:t>
      </w:r>
      <w:r>
        <w:rPr>
          <w:rFonts w:hint="eastAsia"/>
        </w:rPr>
        <w:t>.</w:t>
      </w:r>
      <w:r>
        <w:t xml:space="preserve"> </w:t>
      </w:r>
      <w:r>
        <w:rPr>
          <w:rFonts w:hint="eastAsia"/>
        </w:rPr>
        <w:t>해당</w:t>
      </w:r>
      <w:r>
        <w:rPr>
          <w:rFonts w:hint="eastAsia"/>
        </w:rPr>
        <w:t xml:space="preserve"> </w:t>
      </w:r>
      <w:r>
        <w:rPr>
          <w:rFonts w:hint="eastAsia"/>
        </w:rPr>
        <w:t>메일은</w:t>
      </w:r>
      <w:r>
        <w:rPr>
          <w:rFonts w:hint="eastAsia"/>
        </w:rPr>
        <w:t xml:space="preserve"> </w:t>
      </w:r>
      <w:r>
        <w:rPr>
          <w:rFonts w:hint="eastAsia"/>
        </w:rPr>
        <w:t>보안을</w:t>
      </w:r>
      <w:r>
        <w:rPr>
          <w:rFonts w:hint="eastAsia"/>
        </w:rPr>
        <w:t xml:space="preserve"> </w:t>
      </w:r>
      <w:r>
        <w:rPr>
          <w:rFonts w:hint="eastAsia"/>
        </w:rPr>
        <w:t>위해서</w:t>
      </w:r>
      <w:r>
        <w:rPr>
          <w:rFonts w:hint="eastAsia"/>
        </w:rPr>
        <w:t xml:space="preserve"> 10</w:t>
      </w:r>
      <w:r>
        <w:rPr>
          <w:rFonts w:hint="eastAsia"/>
        </w:rPr>
        <w:t>분의</w:t>
      </w:r>
      <w:r>
        <w:rPr>
          <w:rFonts w:hint="eastAsia"/>
        </w:rPr>
        <w:t xml:space="preserve"> </w:t>
      </w:r>
      <w:r>
        <w:rPr>
          <w:rFonts w:hint="eastAsia"/>
        </w:rPr>
        <w:t>유효기간</w:t>
      </w:r>
      <w:r>
        <w:rPr>
          <w:rFonts w:hint="eastAsia"/>
        </w:rPr>
        <w:t xml:space="preserve"> </w:t>
      </w:r>
      <w:r>
        <w:rPr>
          <w:rFonts w:hint="eastAsia"/>
        </w:rPr>
        <w:t>이후에</w:t>
      </w:r>
      <w:r>
        <w:rPr>
          <w:rFonts w:hint="eastAsia"/>
        </w:rPr>
        <w:t xml:space="preserve"> </w:t>
      </w:r>
      <w:r>
        <w:rPr>
          <w:rFonts w:hint="eastAsia"/>
        </w:rPr>
        <w:t>만료됩니다</w:t>
      </w:r>
      <w:r>
        <w:rPr>
          <w:rFonts w:hint="eastAsia"/>
        </w:rPr>
        <w:t>.</w:t>
      </w:r>
    </w:p>
    <w:p w:rsidR="00C34D89" w:rsidRPr="00A23285" w:rsidRDefault="00C34D89" w:rsidP="00C34D89">
      <w:pPr>
        <w:ind w:left="300"/>
        <w:rPr>
          <w:rFonts w:hint="eastAsia"/>
        </w:rPr>
      </w:pPr>
    </w:p>
    <w:p w:rsidR="00F42B8D" w:rsidRPr="00A23285" w:rsidRDefault="00322E30" w:rsidP="00C34D89">
      <w:r>
        <w:rPr>
          <w:noProof/>
        </w:rPr>
        <w:lastRenderedPageBreak/>
        <w:drawing>
          <wp:inline distT="0" distB="0" distL="0" distR="0">
            <wp:extent cx="5709600" cy="4107600"/>
            <wp:effectExtent l="0" t="0" r="5715" b="7620"/>
            <wp:docPr id="803" name="그림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9600" cy="4107600"/>
                    </a:xfrm>
                    <a:prstGeom prst="rect">
                      <a:avLst/>
                    </a:prstGeom>
                    <a:noFill/>
                  </pic:spPr>
                </pic:pic>
              </a:graphicData>
            </a:graphic>
          </wp:inline>
        </w:drawing>
      </w:r>
      <w:r w:rsidR="00C34D89">
        <w:rPr>
          <w:rFonts w:hint="eastAsia"/>
        </w:rPr>
        <w:t>[</w:t>
      </w:r>
      <w:proofErr w:type="gramStart"/>
      <w:r w:rsidR="00C34D89">
        <w:t>revise-</w:t>
      </w:r>
      <w:proofErr w:type="gramEnd"/>
    </w:p>
    <w:p w:rsidR="00F42B8D" w:rsidRPr="00A23285" w:rsidRDefault="00892D31">
      <w:pPr>
        <w:jc w:val="center"/>
      </w:pPr>
      <w:r w:rsidRPr="00A23285">
        <w:rPr>
          <w:b/>
        </w:rPr>
        <w:t xml:space="preserve">Figure </w:t>
      </w:r>
      <w:proofErr w:type="gramStart"/>
      <w:r w:rsidRPr="00A23285">
        <w:rPr>
          <w:b/>
        </w:rPr>
        <w:t>6.3  Third</w:t>
      </w:r>
      <w:proofErr w:type="gramEnd"/>
      <w:r w:rsidRPr="00A23285">
        <w:rPr>
          <w:b/>
        </w:rPr>
        <w:t xml:space="preserve"> level of decomposition - focusing on the decomposition of the Web Server.</w:t>
      </w:r>
    </w:p>
    <w:p w:rsidR="00F42B8D" w:rsidRPr="00A23285" w:rsidRDefault="00F42B8D">
      <w:pPr>
        <w:jc w:val="center"/>
      </w:pPr>
    </w:p>
    <w:p w:rsidR="00C34D89" w:rsidRDefault="00C34D89">
      <w:pPr>
        <w:ind w:left="300"/>
      </w:pPr>
      <w:r>
        <w:rPr>
          <w:rFonts w:hint="eastAsia"/>
        </w:rPr>
        <w:t>[</w:t>
      </w:r>
      <w:r>
        <w:rPr>
          <w:rFonts w:hint="eastAsia"/>
        </w:rPr>
        <w:t>원본</w:t>
      </w:r>
      <w:r>
        <w:rPr>
          <w:rFonts w:hint="eastAsia"/>
        </w:rPr>
        <w:t>]</w:t>
      </w:r>
    </w:p>
    <w:p w:rsidR="00C34D89" w:rsidRDefault="00F81E3F">
      <w:pPr>
        <w:ind w:left="300"/>
      </w:pPr>
      <w:r>
        <w:t>In the other hand, t</w:t>
      </w:r>
      <w:r w:rsidR="00892D31" w:rsidRPr="00A23285">
        <w:t xml:space="preserve">he </w:t>
      </w:r>
      <w:r w:rsidR="00892D31" w:rsidRPr="00F81E3F">
        <w:rPr>
          <w:i/>
        </w:rPr>
        <w:t>Event Manager</w:t>
      </w:r>
      <w:r w:rsidR="00892D31" w:rsidRPr="00A23285">
        <w:t xml:space="preserve"> </w:t>
      </w:r>
      <w:r w:rsidR="00157938">
        <w:t>is composed of</w:t>
      </w:r>
      <w:r w:rsidR="00892D31" w:rsidRPr="00A23285">
        <w:t xml:space="preserve"> two </w:t>
      </w:r>
      <w:r w:rsidR="009F4F9D" w:rsidRPr="00A23285">
        <w:t>separate</w:t>
      </w:r>
      <w:r w:rsidR="00892D31" w:rsidRPr="00A23285">
        <w:t xml:space="preserve"> element</w:t>
      </w:r>
      <w:r>
        <w:t xml:space="preserve">s </w:t>
      </w:r>
      <w:r w:rsidRPr="00F81E3F">
        <w:rPr>
          <w:i/>
        </w:rPr>
        <w:t>Event Listener</w:t>
      </w:r>
      <w:r>
        <w:t xml:space="preserve"> </w:t>
      </w:r>
      <w:proofErr w:type="gramStart"/>
      <w:r>
        <w:t xml:space="preserve">and  </w:t>
      </w:r>
      <w:r w:rsidR="00892D31" w:rsidRPr="00A23285">
        <w:t>.</w:t>
      </w:r>
      <w:proofErr w:type="gramEnd"/>
      <w:r w:rsidR="00892D31" w:rsidRPr="00A23285">
        <w:t xml:space="preserve">  Event Listener </w:t>
      </w:r>
      <w:r w:rsidR="00157938">
        <w:t xml:space="preserve">is </w:t>
      </w:r>
      <w:r w:rsidR="00892D31" w:rsidRPr="00A23285">
        <w:t xml:space="preserve">monitoring all event through Event Bus and instantiate event handlers.  Such as Logger, Rule Manager, Heartbeat Manager, Push Manager.  Each handler monitoring unique topics and has related callback which include logging, sending email/SMS, retrieve weather </w:t>
      </w:r>
      <w:r w:rsidR="009F4F9D" w:rsidRPr="00A23285">
        <w:t>and</w:t>
      </w:r>
      <w:r w:rsidR="00892D31" w:rsidRPr="00A23285">
        <w:t xml:space="preserve"> so forth. </w:t>
      </w:r>
    </w:p>
    <w:p w:rsidR="00C34D89" w:rsidRDefault="00C34D89">
      <w:pPr>
        <w:ind w:left="300"/>
      </w:pPr>
    </w:p>
    <w:p w:rsidR="00C34D89" w:rsidRDefault="00C34D89">
      <w:pPr>
        <w:ind w:left="300"/>
      </w:pPr>
      <w:r>
        <w:rPr>
          <w:rFonts w:hint="eastAsia"/>
        </w:rPr>
        <w:t>[revise-</w:t>
      </w:r>
      <w:r>
        <w:rPr>
          <w:rFonts w:hint="eastAsia"/>
        </w:rPr>
        <w:t>한글</w:t>
      </w:r>
      <w:r>
        <w:rPr>
          <w:rFonts w:hint="eastAsia"/>
        </w:rPr>
        <w:t>]</w:t>
      </w:r>
    </w:p>
    <w:p w:rsidR="00C34D89" w:rsidRDefault="00C34D89" w:rsidP="00C34D89">
      <w:pPr>
        <w:ind w:left="300"/>
      </w:pPr>
      <w:r>
        <w:t>Event Manager</w:t>
      </w:r>
      <w:r>
        <w:rPr>
          <w:rFonts w:hint="eastAsia"/>
        </w:rPr>
        <w:t>는</w:t>
      </w:r>
      <w:r>
        <w:rPr>
          <w:rFonts w:hint="eastAsia"/>
        </w:rPr>
        <w:t xml:space="preserve"> </w:t>
      </w:r>
      <w:r>
        <w:t>Event Server</w:t>
      </w:r>
      <w:r>
        <w:rPr>
          <w:rFonts w:hint="eastAsia"/>
        </w:rPr>
        <w:t>와의</w:t>
      </w:r>
      <w:r>
        <w:rPr>
          <w:rFonts w:hint="eastAsia"/>
        </w:rPr>
        <w:t xml:space="preserve"> </w:t>
      </w:r>
      <w:r>
        <w:rPr>
          <w:rFonts w:hint="eastAsia"/>
        </w:rPr>
        <w:t>연결을</w:t>
      </w:r>
      <w:r>
        <w:rPr>
          <w:rFonts w:hint="eastAsia"/>
        </w:rPr>
        <w:t xml:space="preserve"> </w:t>
      </w:r>
      <w:r>
        <w:rPr>
          <w:rFonts w:hint="eastAsia"/>
        </w:rPr>
        <w:t>생성합니다</w:t>
      </w:r>
      <w:r>
        <w:rPr>
          <w:rFonts w:hint="eastAsia"/>
        </w:rPr>
        <w:t>.</w:t>
      </w:r>
      <w:r>
        <w:t xml:space="preserve"> </w:t>
      </w:r>
      <w:r>
        <w:rPr>
          <w:rFonts w:hint="eastAsia"/>
        </w:rPr>
        <w:t>이후에</w:t>
      </w:r>
      <w:r>
        <w:rPr>
          <w:rFonts w:hint="eastAsia"/>
        </w:rPr>
        <w:t xml:space="preserve"> </w:t>
      </w:r>
      <w:r>
        <w:rPr>
          <w:rFonts w:hint="eastAsia"/>
        </w:rPr>
        <w:t>특정</w:t>
      </w:r>
      <w:r>
        <w:rPr>
          <w:rFonts w:hint="eastAsia"/>
        </w:rPr>
        <w:t xml:space="preserve"> </w:t>
      </w:r>
      <w:r>
        <w:t>topic</w:t>
      </w:r>
      <w:r>
        <w:rPr>
          <w:rFonts w:hint="eastAsia"/>
        </w:rPr>
        <w:t>에</w:t>
      </w:r>
      <w:r>
        <w:rPr>
          <w:rFonts w:hint="eastAsia"/>
        </w:rPr>
        <w:t xml:space="preserve"> </w:t>
      </w:r>
      <w:r>
        <w:rPr>
          <w:rFonts w:hint="eastAsia"/>
        </w:rPr>
        <w:t>대해서</w:t>
      </w:r>
      <w:r>
        <w:rPr>
          <w:rFonts w:hint="eastAsia"/>
        </w:rPr>
        <w:t xml:space="preserve"> </w:t>
      </w:r>
      <w:r>
        <w:rPr>
          <w:rFonts w:hint="eastAsia"/>
        </w:rPr>
        <w:t>처리를</w:t>
      </w:r>
      <w:r>
        <w:rPr>
          <w:rFonts w:hint="eastAsia"/>
        </w:rPr>
        <w:t xml:space="preserve"> </w:t>
      </w:r>
      <w:r>
        <w:rPr>
          <w:rFonts w:hint="eastAsia"/>
        </w:rPr>
        <w:t>위해서</w:t>
      </w:r>
      <w:r>
        <w:rPr>
          <w:rFonts w:hint="eastAsia"/>
        </w:rPr>
        <w:t xml:space="preserve"> </w:t>
      </w:r>
      <w:r>
        <w:t>Event handler thread</w:t>
      </w:r>
      <w:r>
        <w:rPr>
          <w:rFonts w:hint="eastAsia"/>
        </w:rPr>
        <w:t>들을</w:t>
      </w:r>
      <w:r>
        <w:rPr>
          <w:rFonts w:hint="eastAsia"/>
        </w:rPr>
        <w:t xml:space="preserve"> </w:t>
      </w:r>
      <w:r>
        <w:rPr>
          <w:rFonts w:hint="eastAsia"/>
        </w:rPr>
        <w:t>생성합니다</w:t>
      </w:r>
      <w:r>
        <w:rPr>
          <w:rFonts w:hint="eastAsia"/>
        </w:rPr>
        <w:t>.</w:t>
      </w:r>
      <w:r>
        <w:t xml:space="preserve">  Event handler thread</w:t>
      </w:r>
      <w:r>
        <w:rPr>
          <w:rFonts w:hint="eastAsia"/>
        </w:rPr>
        <w:t>는</w:t>
      </w:r>
      <w:r>
        <w:rPr>
          <w:rFonts w:hint="eastAsia"/>
        </w:rPr>
        <w:t xml:space="preserve"> </w:t>
      </w:r>
      <w:r>
        <w:t>Event Manager</w:t>
      </w:r>
      <w:r>
        <w:rPr>
          <w:rFonts w:hint="eastAsia"/>
        </w:rPr>
        <w:t>에서</w:t>
      </w:r>
      <w:r>
        <w:rPr>
          <w:rFonts w:hint="eastAsia"/>
        </w:rPr>
        <w:t xml:space="preserve"> </w:t>
      </w:r>
      <w:r>
        <w:rPr>
          <w:rFonts w:hint="eastAsia"/>
        </w:rPr>
        <w:t>생성한</w:t>
      </w:r>
      <w:r>
        <w:rPr>
          <w:rFonts w:hint="eastAsia"/>
        </w:rPr>
        <w:t xml:space="preserve"> </w:t>
      </w:r>
      <w:r>
        <w:t>connection</w:t>
      </w:r>
      <w:r>
        <w:rPr>
          <w:rFonts w:hint="eastAsia"/>
        </w:rPr>
        <w:t>을</w:t>
      </w:r>
      <w:r>
        <w:rPr>
          <w:rFonts w:hint="eastAsia"/>
        </w:rPr>
        <w:t xml:space="preserve"> </w:t>
      </w:r>
      <w:r>
        <w:rPr>
          <w:rFonts w:hint="eastAsia"/>
        </w:rPr>
        <w:t>공유하며</w:t>
      </w:r>
      <w:r>
        <w:rPr>
          <w:rFonts w:hint="eastAsia"/>
        </w:rPr>
        <w:t>,</w:t>
      </w:r>
      <w:r>
        <w:t xml:space="preserve"> </w:t>
      </w:r>
    </w:p>
    <w:p w:rsidR="00C34D89" w:rsidRDefault="00C34D89" w:rsidP="00C34D89">
      <w:pPr>
        <w:pStyle w:val="afffb"/>
        <w:numPr>
          <w:ilvl w:val="0"/>
          <w:numId w:val="48"/>
        </w:numPr>
        <w:ind w:leftChars="0"/>
      </w:pPr>
      <w:r>
        <w:rPr>
          <w:rFonts w:hint="eastAsia"/>
        </w:rPr>
        <w:t>Logger</w:t>
      </w:r>
      <w:r>
        <w:rPr>
          <w:rFonts w:hint="eastAsia"/>
        </w:rPr>
        <w:t>는</w:t>
      </w:r>
      <w:r>
        <w:rPr>
          <w:rFonts w:hint="eastAsia"/>
        </w:rPr>
        <w:t xml:space="preserve"> </w:t>
      </w:r>
      <w:r>
        <w:t>SA node</w:t>
      </w:r>
      <w:r>
        <w:rPr>
          <w:rFonts w:hint="eastAsia"/>
        </w:rPr>
        <w:t>에서</w:t>
      </w:r>
      <w:r>
        <w:rPr>
          <w:rFonts w:hint="eastAsia"/>
        </w:rPr>
        <w:t xml:space="preserve"> </w:t>
      </w:r>
      <w:r>
        <w:rPr>
          <w:rFonts w:hint="eastAsia"/>
        </w:rPr>
        <w:t>상태</w:t>
      </w:r>
      <w:r>
        <w:rPr>
          <w:rFonts w:hint="eastAsia"/>
        </w:rPr>
        <w:t xml:space="preserve"> </w:t>
      </w:r>
      <w:r>
        <w:rPr>
          <w:rFonts w:hint="eastAsia"/>
        </w:rPr>
        <w:t>변화</w:t>
      </w:r>
      <w:r>
        <w:rPr>
          <w:rFonts w:hint="eastAsia"/>
        </w:rPr>
        <w:t xml:space="preserve"> </w:t>
      </w:r>
      <w:r>
        <w:rPr>
          <w:rFonts w:hint="eastAsia"/>
        </w:rPr>
        <w:t>시에</w:t>
      </w:r>
      <w:r>
        <w:rPr>
          <w:rFonts w:hint="eastAsia"/>
        </w:rPr>
        <w:t xml:space="preserve"> </w:t>
      </w:r>
      <w:r>
        <w:rPr>
          <w:rFonts w:hint="eastAsia"/>
        </w:rPr>
        <w:t>발생하는</w:t>
      </w:r>
      <w:r>
        <w:rPr>
          <w:rFonts w:hint="eastAsia"/>
        </w:rPr>
        <w:t xml:space="preserve"> </w:t>
      </w:r>
      <w:r>
        <w:t>Event</w:t>
      </w:r>
      <w:r>
        <w:rPr>
          <w:rFonts w:hint="eastAsia"/>
        </w:rPr>
        <w:t>와</w:t>
      </w:r>
      <w:r>
        <w:rPr>
          <w:rFonts w:hint="eastAsia"/>
        </w:rPr>
        <w:t xml:space="preserve">, </w:t>
      </w:r>
      <w:r>
        <w:rPr>
          <w:rFonts w:hint="eastAsia"/>
        </w:rPr>
        <w:t>사용자의</w:t>
      </w:r>
      <w:r>
        <w:rPr>
          <w:rFonts w:hint="eastAsia"/>
        </w:rPr>
        <w:t xml:space="preserve"> </w:t>
      </w:r>
      <w:r>
        <w:t>SA node</w:t>
      </w:r>
      <w:r>
        <w:rPr>
          <w:rFonts w:hint="eastAsia"/>
        </w:rPr>
        <w:t>에</w:t>
      </w:r>
      <w:r>
        <w:rPr>
          <w:rFonts w:hint="eastAsia"/>
        </w:rPr>
        <w:t xml:space="preserve"> </w:t>
      </w:r>
      <w:r>
        <w:rPr>
          <w:rFonts w:hint="eastAsia"/>
        </w:rPr>
        <w:t>대한</w:t>
      </w:r>
      <w:r>
        <w:rPr>
          <w:rFonts w:hint="eastAsia"/>
        </w:rPr>
        <w:t xml:space="preserve"> </w:t>
      </w:r>
      <w:r>
        <w:rPr>
          <w:rFonts w:hint="eastAsia"/>
        </w:rPr>
        <w:t>제어</w:t>
      </w:r>
      <w:r>
        <w:rPr>
          <w:rFonts w:hint="eastAsia"/>
        </w:rPr>
        <w:t xml:space="preserve"> Event</w:t>
      </w:r>
      <w:r>
        <w:rPr>
          <w:rFonts w:hint="eastAsia"/>
        </w:rPr>
        <w:t>에</w:t>
      </w:r>
      <w:r>
        <w:rPr>
          <w:rFonts w:hint="eastAsia"/>
        </w:rPr>
        <w:t xml:space="preserve"> </w:t>
      </w:r>
      <w:r>
        <w:rPr>
          <w:rFonts w:hint="eastAsia"/>
        </w:rPr>
        <w:t>대한</w:t>
      </w:r>
      <w:r>
        <w:rPr>
          <w:rFonts w:hint="eastAsia"/>
        </w:rPr>
        <w:t xml:space="preserve"> </w:t>
      </w:r>
      <w:r>
        <w:rPr>
          <w:rFonts w:hint="eastAsia"/>
        </w:rPr>
        <w:t>저장을</w:t>
      </w:r>
      <w:r>
        <w:rPr>
          <w:rFonts w:hint="eastAsia"/>
        </w:rPr>
        <w:t xml:space="preserve"> </w:t>
      </w:r>
      <w:r>
        <w:rPr>
          <w:rFonts w:hint="eastAsia"/>
        </w:rPr>
        <w:t>담당합니다</w:t>
      </w:r>
      <w:r>
        <w:rPr>
          <w:rFonts w:hint="eastAsia"/>
        </w:rPr>
        <w:t>.</w:t>
      </w:r>
      <w:r>
        <w:t xml:space="preserve"> </w:t>
      </w:r>
    </w:p>
    <w:p w:rsidR="00C34D89" w:rsidRDefault="00C34D89" w:rsidP="00C34D89">
      <w:pPr>
        <w:pStyle w:val="afffb"/>
        <w:numPr>
          <w:ilvl w:val="0"/>
          <w:numId w:val="48"/>
        </w:numPr>
        <w:ind w:leftChars="0"/>
      </w:pPr>
      <w:r>
        <w:t>Rule Manager</w:t>
      </w:r>
      <w:r>
        <w:rPr>
          <w:rFonts w:hint="eastAsia"/>
        </w:rPr>
        <w:t>는</w:t>
      </w:r>
      <w:r>
        <w:rPr>
          <w:rFonts w:hint="eastAsia"/>
        </w:rPr>
        <w:t xml:space="preserve"> </w:t>
      </w:r>
      <w:r>
        <w:t>SA node</w:t>
      </w:r>
      <w:r>
        <w:rPr>
          <w:rFonts w:hint="eastAsia"/>
        </w:rPr>
        <w:t>와</w:t>
      </w:r>
      <w:r>
        <w:rPr>
          <w:rFonts w:hint="eastAsia"/>
        </w:rPr>
        <w:t xml:space="preserve"> </w:t>
      </w:r>
      <w:r>
        <w:rPr>
          <w:rFonts w:hint="eastAsia"/>
        </w:rPr>
        <w:t>관련된</w:t>
      </w:r>
      <w:r>
        <w:rPr>
          <w:rFonts w:hint="eastAsia"/>
        </w:rPr>
        <w:t xml:space="preserve"> </w:t>
      </w:r>
      <w:r>
        <w:t>rule</w:t>
      </w:r>
      <w:r>
        <w:rPr>
          <w:rFonts w:hint="eastAsia"/>
        </w:rPr>
        <w:t>을</w:t>
      </w:r>
      <w:r>
        <w:rPr>
          <w:rFonts w:hint="eastAsia"/>
        </w:rPr>
        <w:t xml:space="preserve"> </w:t>
      </w:r>
      <w:r>
        <w:rPr>
          <w:rFonts w:hint="eastAsia"/>
        </w:rPr>
        <w:t>관리하며</w:t>
      </w:r>
      <w:r>
        <w:rPr>
          <w:rFonts w:hint="eastAsia"/>
        </w:rPr>
        <w:t>,</w:t>
      </w:r>
      <w:r>
        <w:t xml:space="preserve"> SA</w:t>
      </w:r>
      <w:r>
        <w:rPr>
          <w:rFonts w:hint="eastAsia"/>
        </w:rPr>
        <w:t xml:space="preserve"> node</w:t>
      </w:r>
      <w:r>
        <w:rPr>
          <w:rFonts w:hint="eastAsia"/>
        </w:rPr>
        <w:t>의</w:t>
      </w:r>
      <w:r>
        <w:rPr>
          <w:rFonts w:hint="eastAsia"/>
        </w:rPr>
        <w:t xml:space="preserve"> </w:t>
      </w:r>
      <w:r>
        <w:rPr>
          <w:rFonts w:hint="eastAsia"/>
        </w:rPr>
        <w:t>현재</w:t>
      </w:r>
      <w:r>
        <w:rPr>
          <w:rFonts w:hint="eastAsia"/>
        </w:rPr>
        <w:t xml:space="preserve"> </w:t>
      </w:r>
      <w:r>
        <w:rPr>
          <w:rFonts w:hint="eastAsia"/>
        </w:rPr>
        <w:t>상태와</w:t>
      </w:r>
      <w:r>
        <w:rPr>
          <w:rFonts w:hint="eastAsia"/>
        </w:rPr>
        <w:t>,</w:t>
      </w:r>
      <w:r>
        <w:t xml:space="preserve"> </w:t>
      </w:r>
      <w:r>
        <w:rPr>
          <w:rFonts w:hint="eastAsia"/>
        </w:rPr>
        <w:t>외부</w:t>
      </w:r>
      <w:r>
        <w:rPr>
          <w:rFonts w:hint="eastAsia"/>
        </w:rPr>
        <w:t xml:space="preserve"> </w:t>
      </w:r>
      <w:r>
        <w:rPr>
          <w:rFonts w:hint="eastAsia"/>
        </w:rPr>
        <w:t>정보를</w:t>
      </w:r>
      <w:r>
        <w:rPr>
          <w:rFonts w:hint="eastAsia"/>
        </w:rPr>
        <w:t xml:space="preserve"> </w:t>
      </w:r>
      <w:r>
        <w:rPr>
          <w:rFonts w:hint="eastAsia"/>
        </w:rPr>
        <w:t>확인해서</w:t>
      </w:r>
      <w:r>
        <w:rPr>
          <w:rFonts w:hint="eastAsia"/>
        </w:rPr>
        <w:t xml:space="preserve"> </w:t>
      </w:r>
      <w:r>
        <w:rPr>
          <w:rFonts w:hint="eastAsia"/>
        </w:rPr>
        <w:t>일정</w:t>
      </w:r>
      <w:r>
        <w:rPr>
          <w:rFonts w:hint="eastAsia"/>
        </w:rPr>
        <w:t xml:space="preserve"> </w:t>
      </w:r>
      <w:r>
        <w:rPr>
          <w:rFonts w:hint="eastAsia"/>
        </w:rPr>
        <w:t>조건이</w:t>
      </w:r>
      <w:r>
        <w:rPr>
          <w:rFonts w:hint="eastAsia"/>
        </w:rPr>
        <w:t xml:space="preserve"> </w:t>
      </w:r>
      <w:r>
        <w:rPr>
          <w:rFonts w:hint="eastAsia"/>
        </w:rPr>
        <w:t>만족</w:t>
      </w:r>
      <w:r>
        <w:rPr>
          <w:rFonts w:hint="eastAsia"/>
        </w:rPr>
        <w:t xml:space="preserve"> </w:t>
      </w:r>
      <w:r>
        <w:rPr>
          <w:rFonts w:hint="eastAsia"/>
        </w:rPr>
        <w:t>될</w:t>
      </w:r>
      <w:r>
        <w:rPr>
          <w:rFonts w:hint="eastAsia"/>
        </w:rPr>
        <w:t xml:space="preserve"> </w:t>
      </w:r>
      <w:r>
        <w:rPr>
          <w:rFonts w:hint="eastAsia"/>
        </w:rPr>
        <w:t>경우에</w:t>
      </w:r>
      <w:r>
        <w:rPr>
          <w:rFonts w:hint="eastAsia"/>
        </w:rPr>
        <w:t xml:space="preserve"> </w:t>
      </w:r>
      <w:r>
        <w:t>SA node</w:t>
      </w:r>
      <w:r>
        <w:rPr>
          <w:rFonts w:hint="eastAsia"/>
        </w:rPr>
        <w:t>에게</w:t>
      </w:r>
      <w:r>
        <w:rPr>
          <w:rFonts w:hint="eastAsia"/>
        </w:rPr>
        <w:t xml:space="preserve"> </w:t>
      </w:r>
      <w:r>
        <w:rPr>
          <w:rFonts w:hint="eastAsia"/>
        </w:rPr>
        <w:t>제어를</w:t>
      </w:r>
      <w:r>
        <w:rPr>
          <w:rFonts w:hint="eastAsia"/>
        </w:rPr>
        <w:t xml:space="preserve"> </w:t>
      </w:r>
      <w:r>
        <w:rPr>
          <w:rFonts w:hint="eastAsia"/>
        </w:rPr>
        <w:t>요청</w:t>
      </w:r>
      <w:r>
        <w:rPr>
          <w:rFonts w:hint="eastAsia"/>
        </w:rPr>
        <w:t xml:space="preserve"> </w:t>
      </w:r>
      <w:r>
        <w:rPr>
          <w:rFonts w:hint="eastAsia"/>
        </w:rPr>
        <w:t>합니다</w:t>
      </w:r>
      <w:r>
        <w:rPr>
          <w:rFonts w:hint="eastAsia"/>
        </w:rPr>
        <w:t>.</w:t>
      </w:r>
      <w:r>
        <w:t xml:space="preserve"> (</w:t>
      </w:r>
      <w:proofErr w:type="gramStart"/>
      <w:r>
        <w:t>i.e</w:t>
      </w:r>
      <w:proofErr w:type="gramEnd"/>
      <w:r>
        <w:t xml:space="preserve">. </w:t>
      </w:r>
      <w:r>
        <w:rPr>
          <w:rFonts w:hint="eastAsia"/>
        </w:rPr>
        <w:t>비가</w:t>
      </w:r>
      <w:r>
        <w:rPr>
          <w:rFonts w:hint="eastAsia"/>
        </w:rPr>
        <w:t xml:space="preserve"> </w:t>
      </w:r>
      <w:r>
        <w:rPr>
          <w:rFonts w:hint="eastAsia"/>
        </w:rPr>
        <w:t>내릴</w:t>
      </w:r>
      <w:r>
        <w:rPr>
          <w:rFonts w:hint="eastAsia"/>
        </w:rPr>
        <w:t xml:space="preserve"> </w:t>
      </w:r>
      <w:r>
        <w:rPr>
          <w:rFonts w:hint="eastAsia"/>
        </w:rPr>
        <w:t>것이</w:t>
      </w:r>
      <w:r>
        <w:rPr>
          <w:rFonts w:hint="eastAsia"/>
        </w:rPr>
        <w:t xml:space="preserve"> </w:t>
      </w:r>
      <w:r>
        <w:rPr>
          <w:rFonts w:hint="eastAsia"/>
        </w:rPr>
        <w:t>예보된</w:t>
      </w:r>
      <w:r>
        <w:rPr>
          <w:rFonts w:hint="eastAsia"/>
        </w:rPr>
        <w:t xml:space="preserve"> </w:t>
      </w:r>
      <w:r>
        <w:rPr>
          <w:rFonts w:hint="eastAsia"/>
        </w:rPr>
        <w:t>상황에서</w:t>
      </w:r>
      <w:r>
        <w:rPr>
          <w:rFonts w:hint="eastAsia"/>
        </w:rPr>
        <w:t>,</w:t>
      </w:r>
      <w:r>
        <w:t xml:space="preserve"> SA</w:t>
      </w:r>
      <w:r>
        <w:rPr>
          <w:rFonts w:hint="eastAsia"/>
        </w:rPr>
        <w:t xml:space="preserve"> node</w:t>
      </w:r>
      <w:r>
        <w:rPr>
          <w:rFonts w:hint="eastAsia"/>
        </w:rPr>
        <w:t>의</w:t>
      </w:r>
      <w:r>
        <w:rPr>
          <w:rFonts w:hint="eastAsia"/>
        </w:rPr>
        <w:t xml:space="preserve"> door</w:t>
      </w:r>
      <w:r>
        <w:rPr>
          <w:rFonts w:hint="eastAsia"/>
        </w:rPr>
        <w:t>가</w:t>
      </w:r>
      <w:r>
        <w:rPr>
          <w:rFonts w:hint="eastAsia"/>
        </w:rPr>
        <w:t xml:space="preserve"> </w:t>
      </w:r>
      <w:r>
        <w:rPr>
          <w:rFonts w:hint="eastAsia"/>
        </w:rPr>
        <w:t>열려</w:t>
      </w:r>
      <w:r>
        <w:rPr>
          <w:rFonts w:hint="eastAsia"/>
        </w:rPr>
        <w:t xml:space="preserve"> </w:t>
      </w:r>
      <w:r>
        <w:rPr>
          <w:rFonts w:hint="eastAsia"/>
        </w:rPr>
        <w:t>있는</w:t>
      </w:r>
      <w:r>
        <w:rPr>
          <w:rFonts w:hint="eastAsia"/>
        </w:rPr>
        <w:t xml:space="preserve"> </w:t>
      </w:r>
      <w:r>
        <w:rPr>
          <w:rFonts w:hint="eastAsia"/>
        </w:rPr>
        <w:t>상황</w:t>
      </w:r>
      <w:r>
        <w:rPr>
          <w:rFonts w:hint="eastAsia"/>
        </w:rPr>
        <w:t>)</w:t>
      </w:r>
      <w:r>
        <w:t xml:space="preserve">. </w:t>
      </w:r>
      <w:r>
        <w:rPr>
          <w:rFonts w:hint="eastAsia"/>
        </w:rPr>
        <w:t>관련해서</w:t>
      </w:r>
      <w:r>
        <w:rPr>
          <w:rFonts w:hint="eastAsia"/>
        </w:rPr>
        <w:t xml:space="preserve"> </w:t>
      </w:r>
      <w:r>
        <w:t>SA node</w:t>
      </w:r>
      <w:r>
        <w:rPr>
          <w:rFonts w:hint="eastAsia"/>
        </w:rPr>
        <w:t>의</w:t>
      </w:r>
      <w:r>
        <w:rPr>
          <w:rFonts w:hint="eastAsia"/>
        </w:rPr>
        <w:t xml:space="preserve"> </w:t>
      </w:r>
      <w:r>
        <w:rPr>
          <w:rFonts w:hint="eastAsia"/>
        </w:rPr>
        <w:lastRenderedPageBreak/>
        <w:t>내부</w:t>
      </w:r>
      <w:r>
        <w:rPr>
          <w:rFonts w:hint="eastAsia"/>
        </w:rPr>
        <w:t xml:space="preserve"> </w:t>
      </w:r>
      <w:r>
        <w:rPr>
          <w:rFonts w:hint="eastAsia"/>
        </w:rPr>
        <w:t>상태만으로</w:t>
      </w:r>
      <w:r>
        <w:rPr>
          <w:rFonts w:hint="eastAsia"/>
        </w:rPr>
        <w:t xml:space="preserve"> </w:t>
      </w:r>
      <w:r>
        <w:rPr>
          <w:rFonts w:hint="eastAsia"/>
        </w:rPr>
        <w:t>처리할</w:t>
      </w:r>
      <w:r>
        <w:rPr>
          <w:rFonts w:hint="eastAsia"/>
        </w:rPr>
        <w:t xml:space="preserve"> </w:t>
      </w:r>
      <w:r>
        <w:rPr>
          <w:rFonts w:hint="eastAsia"/>
        </w:rPr>
        <w:t>수</w:t>
      </w:r>
      <w:r>
        <w:rPr>
          <w:rFonts w:hint="eastAsia"/>
        </w:rPr>
        <w:t xml:space="preserve"> </w:t>
      </w:r>
      <w:r>
        <w:rPr>
          <w:rFonts w:hint="eastAsia"/>
        </w:rPr>
        <w:t>있는</w:t>
      </w:r>
      <w:r>
        <w:rPr>
          <w:rFonts w:hint="eastAsia"/>
        </w:rPr>
        <w:t xml:space="preserve"> </w:t>
      </w:r>
      <w:r>
        <w:t>rule</w:t>
      </w:r>
      <w:r>
        <w:rPr>
          <w:rFonts w:hint="eastAsia"/>
        </w:rPr>
        <w:t>에</w:t>
      </w:r>
      <w:r>
        <w:rPr>
          <w:rFonts w:hint="eastAsia"/>
        </w:rPr>
        <w:t xml:space="preserve"> </w:t>
      </w:r>
      <w:r>
        <w:rPr>
          <w:rFonts w:hint="eastAsia"/>
        </w:rPr>
        <w:t>대해서는</w:t>
      </w:r>
      <w:r>
        <w:rPr>
          <w:rFonts w:hint="eastAsia"/>
        </w:rPr>
        <w:t xml:space="preserve">, </w:t>
      </w:r>
      <w:r>
        <w:t>Server</w:t>
      </w:r>
      <w:r>
        <w:rPr>
          <w:rFonts w:hint="eastAsia"/>
        </w:rPr>
        <w:t>와</w:t>
      </w:r>
      <w:r>
        <w:rPr>
          <w:rFonts w:hint="eastAsia"/>
        </w:rPr>
        <w:t xml:space="preserve"> </w:t>
      </w:r>
      <w:r>
        <w:t>SA node</w:t>
      </w:r>
      <w:r>
        <w:rPr>
          <w:rFonts w:hint="eastAsia"/>
        </w:rPr>
        <w:t>의</w:t>
      </w:r>
      <w:r>
        <w:rPr>
          <w:rFonts w:hint="eastAsia"/>
        </w:rPr>
        <w:t xml:space="preserve"> </w:t>
      </w:r>
      <w:r>
        <w:rPr>
          <w:rFonts w:hint="eastAsia"/>
        </w:rPr>
        <w:t>연결이</w:t>
      </w:r>
      <w:r>
        <w:rPr>
          <w:rFonts w:hint="eastAsia"/>
        </w:rPr>
        <w:t xml:space="preserve"> </w:t>
      </w:r>
      <w:r>
        <w:rPr>
          <w:rFonts w:hint="eastAsia"/>
        </w:rPr>
        <w:t>끊어져도</w:t>
      </w:r>
      <w:r>
        <w:rPr>
          <w:rFonts w:hint="eastAsia"/>
        </w:rPr>
        <w:t xml:space="preserve"> </w:t>
      </w:r>
      <w:r>
        <w:rPr>
          <w:rFonts w:hint="eastAsia"/>
        </w:rPr>
        <w:t>일관성</w:t>
      </w:r>
      <w:r>
        <w:rPr>
          <w:rFonts w:hint="eastAsia"/>
        </w:rPr>
        <w:t xml:space="preserve"> </w:t>
      </w:r>
      <w:r>
        <w:rPr>
          <w:rFonts w:hint="eastAsia"/>
        </w:rPr>
        <w:t>있게</w:t>
      </w:r>
      <w:r>
        <w:rPr>
          <w:rFonts w:hint="eastAsia"/>
        </w:rPr>
        <w:t xml:space="preserve"> </w:t>
      </w:r>
      <w:r>
        <w:rPr>
          <w:rFonts w:hint="eastAsia"/>
        </w:rPr>
        <w:t>기능을</w:t>
      </w:r>
      <w:r>
        <w:rPr>
          <w:rFonts w:hint="eastAsia"/>
        </w:rPr>
        <w:t xml:space="preserve"> </w:t>
      </w:r>
      <w:r>
        <w:rPr>
          <w:rFonts w:hint="eastAsia"/>
        </w:rPr>
        <w:t>보장을</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t>SA node</w:t>
      </w:r>
      <w:r>
        <w:rPr>
          <w:rFonts w:hint="eastAsia"/>
        </w:rPr>
        <w:t>에</w:t>
      </w:r>
      <w:r>
        <w:rPr>
          <w:rFonts w:hint="eastAsia"/>
        </w:rPr>
        <w:t xml:space="preserve"> </w:t>
      </w:r>
      <w:r>
        <w:rPr>
          <w:rFonts w:hint="eastAsia"/>
        </w:rPr>
        <w:t>저장됩니다</w:t>
      </w:r>
      <w:r>
        <w:rPr>
          <w:rFonts w:hint="eastAsia"/>
        </w:rPr>
        <w:t>.</w:t>
      </w:r>
      <w:r>
        <w:t xml:space="preserve"> </w:t>
      </w:r>
      <w:r>
        <w:rPr>
          <w:rFonts w:hint="eastAsia"/>
        </w:rPr>
        <w:t>정보를</w:t>
      </w:r>
      <w:r>
        <w:rPr>
          <w:rFonts w:hint="eastAsia"/>
        </w:rPr>
        <w:t xml:space="preserve"> </w:t>
      </w:r>
      <w:r>
        <w:rPr>
          <w:rFonts w:hint="eastAsia"/>
        </w:rPr>
        <w:t>제공하는</w:t>
      </w:r>
      <w:r>
        <w:rPr>
          <w:rFonts w:hint="eastAsia"/>
        </w:rPr>
        <w:t xml:space="preserve"> </w:t>
      </w:r>
      <w:r>
        <w:t>service provider</w:t>
      </w:r>
      <w:r>
        <w:rPr>
          <w:rFonts w:hint="eastAsia"/>
        </w:rPr>
        <w:t>에</w:t>
      </w:r>
      <w:r>
        <w:rPr>
          <w:rFonts w:hint="eastAsia"/>
        </w:rPr>
        <w:t xml:space="preserve"> </w:t>
      </w:r>
      <w:r>
        <w:rPr>
          <w:rFonts w:hint="eastAsia"/>
        </w:rPr>
        <w:t>대한</w:t>
      </w:r>
      <w:r>
        <w:rPr>
          <w:rFonts w:hint="eastAsia"/>
        </w:rPr>
        <w:t xml:space="preserve"> </w:t>
      </w:r>
      <w:r>
        <w:rPr>
          <w:rFonts w:hint="eastAsia"/>
        </w:rPr>
        <w:t>의존성을</w:t>
      </w:r>
      <w:r>
        <w:rPr>
          <w:rFonts w:hint="eastAsia"/>
        </w:rPr>
        <w:t xml:space="preserve"> </w:t>
      </w:r>
      <w:r>
        <w:rPr>
          <w:rFonts w:hint="eastAsia"/>
        </w:rPr>
        <w:t>느슨하게</w:t>
      </w:r>
      <w:r>
        <w:rPr>
          <w:rFonts w:hint="eastAsia"/>
        </w:rPr>
        <w:t xml:space="preserve"> </w:t>
      </w:r>
      <w:r>
        <w:rPr>
          <w:rFonts w:hint="eastAsia"/>
        </w:rPr>
        <w:t>가져가기</w:t>
      </w:r>
      <w:r>
        <w:rPr>
          <w:rFonts w:hint="eastAsia"/>
        </w:rPr>
        <w:t xml:space="preserve"> </w:t>
      </w:r>
      <w:r>
        <w:rPr>
          <w:rFonts w:hint="eastAsia"/>
        </w:rPr>
        <w:t>위해서</w:t>
      </w:r>
      <w:r>
        <w:rPr>
          <w:rFonts w:hint="eastAsia"/>
        </w:rPr>
        <w:t xml:space="preserve">, </w:t>
      </w:r>
      <w:r>
        <w:rPr>
          <w:rFonts w:hint="eastAsia"/>
        </w:rPr>
        <w:t>관련</w:t>
      </w:r>
      <w:r>
        <w:rPr>
          <w:rFonts w:hint="eastAsia"/>
        </w:rPr>
        <w:t xml:space="preserve"> </w:t>
      </w:r>
      <w:r>
        <w:rPr>
          <w:rFonts w:hint="eastAsia"/>
        </w:rPr>
        <w:t>처리는</w:t>
      </w:r>
      <w:r>
        <w:rPr>
          <w:rFonts w:hint="eastAsia"/>
        </w:rPr>
        <w:t xml:space="preserve"> </w:t>
      </w:r>
      <w:r>
        <w:t>Service Broker</w:t>
      </w:r>
      <w:r>
        <w:rPr>
          <w:rFonts w:hint="eastAsia"/>
        </w:rPr>
        <w:t>가</w:t>
      </w:r>
      <w:r>
        <w:rPr>
          <w:rFonts w:hint="eastAsia"/>
        </w:rPr>
        <w:t xml:space="preserve"> </w:t>
      </w:r>
      <w:r>
        <w:rPr>
          <w:rFonts w:hint="eastAsia"/>
        </w:rPr>
        <w:t>담당합니다</w:t>
      </w:r>
      <w:r>
        <w:rPr>
          <w:rFonts w:hint="eastAsia"/>
        </w:rPr>
        <w:t>.</w:t>
      </w:r>
    </w:p>
    <w:p w:rsidR="00C34D89" w:rsidRDefault="00C34D89" w:rsidP="00C34D89">
      <w:pPr>
        <w:pStyle w:val="afffb"/>
        <w:numPr>
          <w:ilvl w:val="0"/>
          <w:numId w:val="48"/>
        </w:numPr>
        <w:ind w:leftChars="0"/>
      </w:pPr>
      <w:r>
        <w:rPr>
          <w:rFonts w:hint="eastAsia"/>
        </w:rPr>
        <w:t>H</w:t>
      </w:r>
      <w:r>
        <w:t>eartbeat Manager</w:t>
      </w:r>
      <w:r>
        <w:rPr>
          <w:rFonts w:hint="eastAsia"/>
        </w:rPr>
        <w:t>는</w:t>
      </w:r>
      <w:r>
        <w:rPr>
          <w:rFonts w:hint="eastAsia"/>
        </w:rPr>
        <w:t xml:space="preserve"> </w:t>
      </w:r>
      <w:r>
        <w:t>SA node</w:t>
      </w:r>
      <w:r>
        <w:rPr>
          <w:rFonts w:hint="eastAsia"/>
        </w:rPr>
        <w:t>가</w:t>
      </w:r>
      <w:r>
        <w:rPr>
          <w:rFonts w:hint="eastAsia"/>
        </w:rPr>
        <w:t xml:space="preserve"> </w:t>
      </w:r>
      <w:r>
        <w:rPr>
          <w:rFonts w:hint="eastAsia"/>
        </w:rPr>
        <w:t>주기적으로</w:t>
      </w:r>
      <w:r>
        <w:rPr>
          <w:rFonts w:hint="eastAsia"/>
        </w:rPr>
        <w:t xml:space="preserve"> </w:t>
      </w:r>
      <w:r>
        <w:rPr>
          <w:rFonts w:hint="eastAsia"/>
        </w:rPr>
        <w:t>발생시키는</w:t>
      </w:r>
      <w:r>
        <w:rPr>
          <w:rFonts w:hint="eastAsia"/>
        </w:rPr>
        <w:t xml:space="preserve"> </w:t>
      </w:r>
      <w:r>
        <w:t>heartbeat</w:t>
      </w:r>
      <w:r>
        <w:rPr>
          <w:rFonts w:hint="eastAsia"/>
        </w:rPr>
        <w:t>를</w:t>
      </w:r>
      <w:r>
        <w:rPr>
          <w:rFonts w:hint="eastAsia"/>
        </w:rPr>
        <w:t xml:space="preserve"> </w:t>
      </w:r>
      <w:r>
        <w:rPr>
          <w:rFonts w:hint="eastAsia"/>
        </w:rPr>
        <w:t>관리하며</w:t>
      </w:r>
      <w:r>
        <w:rPr>
          <w:rFonts w:hint="eastAsia"/>
        </w:rPr>
        <w:t>,</w:t>
      </w:r>
      <w:r>
        <w:t xml:space="preserve"> 3</w:t>
      </w:r>
      <w:r>
        <w:rPr>
          <w:rFonts w:hint="eastAsia"/>
        </w:rPr>
        <w:t>번</w:t>
      </w:r>
      <w:r>
        <w:rPr>
          <w:rFonts w:hint="eastAsia"/>
        </w:rPr>
        <w:t xml:space="preserve"> </w:t>
      </w:r>
      <w:r>
        <w:rPr>
          <w:rFonts w:hint="eastAsia"/>
        </w:rPr>
        <w:t>연속으로</w:t>
      </w:r>
      <w:r>
        <w:rPr>
          <w:rFonts w:hint="eastAsia"/>
        </w:rPr>
        <w:t xml:space="preserve"> heartbeat</w:t>
      </w:r>
      <w:r>
        <w:rPr>
          <w:rFonts w:hint="eastAsia"/>
        </w:rPr>
        <w:t>가</w:t>
      </w:r>
      <w:r>
        <w:rPr>
          <w:rFonts w:hint="eastAsia"/>
        </w:rPr>
        <w:t xml:space="preserve"> </w:t>
      </w:r>
      <w:r>
        <w:rPr>
          <w:rFonts w:hint="eastAsia"/>
        </w:rPr>
        <w:t>누락된</w:t>
      </w:r>
      <w:r>
        <w:rPr>
          <w:rFonts w:hint="eastAsia"/>
        </w:rPr>
        <w:t xml:space="preserve"> </w:t>
      </w:r>
      <w:r>
        <w:t>SA node</w:t>
      </w:r>
      <w:r>
        <w:rPr>
          <w:rFonts w:hint="eastAsia"/>
        </w:rPr>
        <w:t>에</w:t>
      </w:r>
      <w:r>
        <w:rPr>
          <w:rFonts w:hint="eastAsia"/>
        </w:rPr>
        <w:t xml:space="preserve"> </w:t>
      </w:r>
      <w:r>
        <w:rPr>
          <w:rFonts w:hint="eastAsia"/>
        </w:rPr>
        <w:t>대해서는</w:t>
      </w:r>
      <w:r>
        <w:rPr>
          <w:rFonts w:hint="eastAsia"/>
        </w:rPr>
        <w:t xml:space="preserve"> </w:t>
      </w:r>
      <w:r>
        <w:rPr>
          <w:rFonts w:hint="eastAsia"/>
        </w:rPr>
        <w:t>사용자에게</w:t>
      </w:r>
      <w:r>
        <w:rPr>
          <w:rFonts w:hint="eastAsia"/>
        </w:rPr>
        <w:t xml:space="preserve"> </w:t>
      </w:r>
      <w:r>
        <w:rPr>
          <w:rFonts w:hint="eastAsia"/>
        </w:rPr>
        <w:t>해당</w:t>
      </w:r>
      <w:r>
        <w:rPr>
          <w:rFonts w:hint="eastAsia"/>
        </w:rPr>
        <w:t xml:space="preserve"> </w:t>
      </w:r>
      <w:r>
        <w:rPr>
          <w:rFonts w:hint="eastAsia"/>
        </w:rPr>
        <w:t>내용을</w:t>
      </w:r>
      <w:r>
        <w:rPr>
          <w:rFonts w:hint="eastAsia"/>
        </w:rPr>
        <w:t xml:space="preserve"> </w:t>
      </w:r>
      <w:r>
        <w:rPr>
          <w:rFonts w:hint="eastAsia"/>
        </w:rPr>
        <w:t>전달</w:t>
      </w:r>
      <w:r>
        <w:rPr>
          <w:rFonts w:hint="eastAsia"/>
        </w:rPr>
        <w:t xml:space="preserve"> </w:t>
      </w:r>
      <w:r>
        <w:rPr>
          <w:rFonts w:hint="eastAsia"/>
        </w:rPr>
        <w:t>합니다</w:t>
      </w:r>
      <w:r>
        <w:rPr>
          <w:rFonts w:hint="eastAsia"/>
        </w:rPr>
        <w:t>.</w:t>
      </w:r>
      <w:r>
        <w:t xml:space="preserve"> </w:t>
      </w:r>
    </w:p>
    <w:p w:rsidR="00C34D89" w:rsidRPr="00A23285" w:rsidRDefault="00C34D89" w:rsidP="00C34D89">
      <w:pPr>
        <w:pStyle w:val="afffb"/>
        <w:numPr>
          <w:ilvl w:val="0"/>
          <w:numId w:val="48"/>
        </w:numPr>
        <w:ind w:leftChars="0"/>
      </w:pPr>
      <w:r>
        <w:t>Push Manager</w:t>
      </w:r>
      <w:r>
        <w:rPr>
          <w:rFonts w:hint="eastAsia"/>
        </w:rPr>
        <w:t>는</w:t>
      </w:r>
      <w:r>
        <w:rPr>
          <w:rFonts w:hint="eastAsia"/>
        </w:rPr>
        <w:t xml:space="preserve"> </w:t>
      </w:r>
      <w:r>
        <w:t>SA node</w:t>
      </w:r>
      <w:r>
        <w:rPr>
          <w:rFonts w:hint="eastAsia"/>
        </w:rPr>
        <w:t>가</w:t>
      </w:r>
      <w:r>
        <w:rPr>
          <w:rFonts w:hint="eastAsia"/>
        </w:rPr>
        <w:t xml:space="preserve"> </w:t>
      </w:r>
      <w:r>
        <w:rPr>
          <w:rFonts w:hint="eastAsia"/>
        </w:rPr>
        <w:t>발생시킨</w:t>
      </w:r>
      <w:r>
        <w:rPr>
          <w:rFonts w:hint="eastAsia"/>
        </w:rPr>
        <w:t xml:space="preserve"> </w:t>
      </w:r>
      <w:r>
        <w:t>alarm</w:t>
      </w:r>
      <w:r>
        <w:rPr>
          <w:rFonts w:hint="eastAsia"/>
        </w:rPr>
        <w:t>에</w:t>
      </w:r>
      <w:r>
        <w:rPr>
          <w:rFonts w:hint="eastAsia"/>
        </w:rPr>
        <w:t xml:space="preserve"> </w:t>
      </w:r>
      <w:r>
        <w:rPr>
          <w:rFonts w:hint="eastAsia"/>
        </w:rPr>
        <w:t>대해서</w:t>
      </w:r>
      <w:r>
        <w:rPr>
          <w:rFonts w:hint="eastAsia"/>
        </w:rPr>
        <w:t xml:space="preserve"> </w:t>
      </w:r>
      <w:r>
        <w:rPr>
          <w:rFonts w:hint="eastAsia"/>
        </w:rPr>
        <w:t>사용자에게</w:t>
      </w:r>
      <w:r>
        <w:rPr>
          <w:rFonts w:hint="eastAsia"/>
        </w:rPr>
        <w:t xml:space="preserve"> </w:t>
      </w:r>
      <w:r>
        <w:rPr>
          <w:rFonts w:hint="eastAsia"/>
        </w:rPr>
        <w:t>전달</w:t>
      </w:r>
      <w:r>
        <w:rPr>
          <w:rFonts w:hint="eastAsia"/>
        </w:rPr>
        <w:t xml:space="preserve"> </w:t>
      </w:r>
      <w:r>
        <w:rPr>
          <w:rFonts w:hint="eastAsia"/>
        </w:rPr>
        <w:t>합니다</w:t>
      </w:r>
      <w:r>
        <w:rPr>
          <w:rFonts w:hint="eastAsia"/>
        </w:rPr>
        <w:t>.</w:t>
      </w:r>
      <w:r>
        <w:t xml:space="preserve"> </w:t>
      </w:r>
      <w:r>
        <w:rPr>
          <w:rFonts w:hint="eastAsia"/>
        </w:rPr>
        <w:t>발생된</w:t>
      </w:r>
      <w:r>
        <w:rPr>
          <w:rFonts w:hint="eastAsia"/>
        </w:rPr>
        <w:t xml:space="preserve"> </w:t>
      </w:r>
      <w:r>
        <w:t>SA node</w:t>
      </w:r>
      <w:r>
        <w:rPr>
          <w:rFonts w:hint="eastAsia"/>
        </w:rPr>
        <w:t>에</w:t>
      </w:r>
      <w:r>
        <w:rPr>
          <w:rFonts w:hint="eastAsia"/>
        </w:rPr>
        <w:t xml:space="preserve"> </w:t>
      </w:r>
      <w:r>
        <w:rPr>
          <w:rFonts w:hint="eastAsia"/>
        </w:rPr>
        <w:t>대한</w:t>
      </w:r>
      <w:r>
        <w:rPr>
          <w:rFonts w:hint="eastAsia"/>
        </w:rPr>
        <w:t xml:space="preserve"> </w:t>
      </w:r>
      <w:r>
        <w:t>alarm</w:t>
      </w:r>
      <w:r>
        <w:rPr>
          <w:rFonts w:hint="eastAsia"/>
        </w:rPr>
        <w:t>을</w:t>
      </w:r>
      <w:r>
        <w:rPr>
          <w:rFonts w:hint="eastAsia"/>
        </w:rPr>
        <w:t xml:space="preserve"> </w:t>
      </w:r>
      <w:r>
        <w:rPr>
          <w:rFonts w:hint="eastAsia"/>
        </w:rPr>
        <w:t>받을</w:t>
      </w:r>
      <w:r>
        <w:rPr>
          <w:rFonts w:hint="eastAsia"/>
        </w:rPr>
        <w:t xml:space="preserve"> </w:t>
      </w:r>
      <w:r>
        <w:rPr>
          <w:rFonts w:hint="eastAsia"/>
        </w:rPr>
        <w:t>사용자와</w:t>
      </w:r>
      <w:r>
        <w:rPr>
          <w:rFonts w:hint="eastAsia"/>
        </w:rPr>
        <w:t xml:space="preserve"> </w:t>
      </w:r>
      <w:r>
        <w:rPr>
          <w:rFonts w:hint="eastAsia"/>
        </w:rPr>
        <w:t>메시지</w:t>
      </w:r>
      <w:r>
        <w:rPr>
          <w:rFonts w:hint="eastAsia"/>
        </w:rPr>
        <w:t xml:space="preserve"> </w:t>
      </w:r>
      <w:r>
        <w:rPr>
          <w:rFonts w:hint="eastAsia"/>
        </w:rPr>
        <w:t>수신을</w:t>
      </w:r>
      <w:r>
        <w:rPr>
          <w:rFonts w:hint="eastAsia"/>
        </w:rPr>
        <w:t xml:space="preserve"> </w:t>
      </w:r>
      <w:r>
        <w:rPr>
          <w:rFonts w:hint="eastAsia"/>
        </w:rPr>
        <w:t>위한</w:t>
      </w:r>
      <w:r>
        <w:rPr>
          <w:rFonts w:hint="eastAsia"/>
        </w:rPr>
        <w:t xml:space="preserve"> </w:t>
      </w:r>
      <w:r>
        <w:rPr>
          <w:rFonts w:hint="eastAsia"/>
        </w:rPr>
        <w:t>상세</w:t>
      </w:r>
      <w:r>
        <w:rPr>
          <w:rFonts w:hint="eastAsia"/>
        </w:rPr>
        <w:t xml:space="preserve"> </w:t>
      </w:r>
      <w:r>
        <w:rPr>
          <w:rFonts w:hint="eastAsia"/>
        </w:rPr>
        <w:t>주소를</w:t>
      </w:r>
      <w:r>
        <w:rPr>
          <w:rFonts w:hint="eastAsia"/>
        </w:rPr>
        <w:t xml:space="preserve"> </w:t>
      </w:r>
      <w:r>
        <w:rPr>
          <w:rFonts w:hint="eastAsia"/>
        </w:rPr>
        <w:t>확인하기</w:t>
      </w:r>
      <w:r>
        <w:rPr>
          <w:rFonts w:hint="eastAsia"/>
        </w:rPr>
        <w:t xml:space="preserve"> </w:t>
      </w:r>
      <w:r>
        <w:rPr>
          <w:rFonts w:hint="eastAsia"/>
        </w:rPr>
        <w:t>위해서</w:t>
      </w:r>
      <w:r>
        <w:rPr>
          <w:rFonts w:hint="eastAsia"/>
        </w:rPr>
        <w:t xml:space="preserve"> </w:t>
      </w:r>
      <w:r>
        <w:t>User Data Store (RDBMS)</w:t>
      </w:r>
      <w:r>
        <w:rPr>
          <w:rFonts w:hint="eastAsia"/>
        </w:rPr>
        <w:t>를</w:t>
      </w:r>
      <w:r>
        <w:rPr>
          <w:rFonts w:hint="eastAsia"/>
        </w:rPr>
        <w:t xml:space="preserve"> </w:t>
      </w:r>
      <w:r>
        <w:rPr>
          <w:rFonts w:hint="eastAsia"/>
        </w:rPr>
        <w:t>통한</w:t>
      </w:r>
      <w:r>
        <w:rPr>
          <w:rFonts w:hint="eastAsia"/>
        </w:rPr>
        <w:t xml:space="preserve"> </w:t>
      </w:r>
      <w:r>
        <w:rPr>
          <w:rFonts w:hint="eastAsia"/>
        </w:rPr>
        <w:t>조회합니다</w:t>
      </w:r>
      <w:r>
        <w:rPr>
          <w:rFonts w:hint="eastAsia"/>
        </w:rPr>
        <w:t xml:space="preserve">. </w:t>
      </w:r>
      <w:r>
        <w:rPr>
          <w:rFonts w:hint="eastAsia"/>
        </w:rPr>
        <w:t>사용자가</w:t>
      </w:r>
      <w:r>
        <w:rPr>
          <w:rFonts w:hint="eastAsia"/>
        </w:rPr>
        <w:t xml:space="preserve"> </w:t>
      </w:r>
      <w:r>
        <w:t>User App</w:t>
      </w:r>
      <w:r>
        <w:rPr>
          <w:rFonts w:hint="eastAsia"/>
        </w:rPr>
        <w:t>을</w:t>
      </w:r>
      <w:r>
        <w:rPr>
          <w:rFonts w:hint="eastAsia"/>
        </w:rPr>
        <w:t xml:space="preserve"> </w:t>
      </w:r>
      <w:r>
        <w:rPr>
          <w:rFonts w:hint="eastAsia"/>
        </w:rPr>
        <w:t>실행하고</w:t>
      </w:r>
      <w:r>
        <w:rPr>
          <w:rFonts w:hint="eastAsia"/>
        </w:rPr>
        <w:t xml:space="preserve"> </w:t>
      </w:r>
      <w:r>
        <w:rPr>
          <w:rFonts w:hint="eastAsia"/>
        </w:rPr>
        <w:t>있지</w:t>
      </w:r>
      <w:r>
        <w:rPr>
          <w:rFonts w:hint="eastAsia"/>
        </w:rPr>
        <w:t xml:space="preserve"> </w:t>
      </w:r>
      <w:r>
        <w:rPr>
          <w:rFonts w:hint="eastAsia"/>
        </w:rPr>
        <w:t>않은</w:t>
      </w:r>
      <w:r>
        <w:rPr>
          <w:rFonts w:hint="eastAsia"/>
        </w:rPr>
        <w:t xml:space="preserve"> </w:t>
      </w:r>
      <w:r>
        <w:rPr>
          <w:rFonts w:hint="eastAsia"/>
        </w:rPr>
        <w:t>경우에</w:t>
      </w:r>
      <w:r>
        <w:rPr>
          <w:rFonts w:hint="eastAsia"/>
        </w:rPr>
        <w:t xml:space="preserve"> </w:t>
      </w:r>
      <w:r>
        <w:rPr>
          <w:rFonts w:hint="eastAsia"/>
        </w:rPr>
        <w:t>대해서도</w:t>
      </w:r>
      <w:r>
        <w:rPr>
          <w:rFonts w:hint="eastAsia"/>
        </w:rPr>
        <w:t xml:space="preserve"> </w:t>
      </w:r>
      <w:r>
        <w:rPr>
          <w:rFonts w:hint="eastAsia"/>
        </w:rPr>
        <w:t>메시지를</w:t>
      </w:r>
      <w:r>
        <w:rPr>
          <w:rFonts w:hint="eastAsia"/>
        </w:rPr>
        <w:t xml:space="preserve"> </w:t>
      </w:r>
      <w:r>
        <w:rPr>
          <w:rFonts w:hint="eastAsia"/>
        </w:rPr>
        <w:t>전달</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t xml:space="preserve">Event Bus </w:t>
      </w:r>
      <w:r>
        <w:rPr>
          <w:rFonts w:hint="eastAsia"/>
        </w:rPr>
        <w:t>이외의</w:t>
      </w:r>
      <w:r>
        <w:rPr>
          <w:rFonts w:hint="eastAsia"/>
        </w:rPr>
        <w:t xml:space="preserve"> </w:t>
      </w:r>
      <w:r>
        <w:t>Email/SM</w:t>
      </w:r>
      <w:r>
        <w:rPr>
          <w:rFonts w:hint="eastAsia"/>
        </w:rPr>
        <w:t>S</w:t>
      </w:r>
      <w:r>
        <w:rPr>
          <w:rFonts w:hint="eastAsia"/>
        </w:rPr>
        <w:t>를</w:t>
      </w:r>
      <w:r>
        <w:rPr>
          <w:rFonts w:hint="eastAsia"/>
        </w:rPr>
        <w:t xml:space="preserve"> </w:t>
      </w:r>
      <w:r>
        <w:rPr>
          <w:rFonts w:hint="eastAsia"/>
        </w:rPr>
        <w:t>추가로</w:t>
      </w:r>
      <w:r>
        <w:rPr>
          <w:rFonts w:hint="eastAsia"/>
        </w:rPr>
        <w:t xml:space="preserve"> </w:t>
      </w:r>
      <w:r>
        <w:rPr>
          <w:rFonts w:hint="eastAsia"/>
        </w:rPr>
        <w:t>사용</w:t>
      </w:r>
      <w:r>
        <w:rPr>
          <w:rFonts w:hint="eastAsia"/>
        </w:rPr>
        <w:t xml:space="preserve"> </w:t>
      </w:r>
      <w:r>
        <w:rPr>
          <w:rFonts w:hint="eastAsia"/>
        </w:rPr>
        <w:t>합니다</w:t>
      </w:r>
      <w:r>
        <w:rPr>
          <w:rFonts w:hint="eastAsia"/>
        </w:rPr>
        <w:t>.</w:t>
      </w:r>
      <w:r>
        <w:t xml:space="preserve"> </w:t>
      </w:r>
    </w:p>
    <w:p w:rsidR="00F42B8D" w:rsidRPr="00A23285" w:rsidRDefault="00F42B8D"/>
    <w:p w:rsidR="00F42B8D" w:rsidRPr="00A23285" w:rsidRDefault="00F42B8D" w:rsidP="004309A0">
      <w:pPr>
        <w:jc w:val="center"/>
      </w:pPr>
    </w:p>
    <w:p w:rsidR="00A90290" w:rsidRPr="00A23285" w:rsidRDefault="000E732E" w:rsidP="004309A0">
      <w:pPr>
        <w:jc w:val="center"/>
      </w:pPr>
      <w:r>
        <w:rPr>
          <w:noProof/>
        </w:rPr>
        <w:drawing>
          <wp:inline distT="0" distB="0" distL="0" distR="0" wp14:anchorId="35B3C82A">
            <wp:extent cx="6209693" cy="4140072"/>
            <wp:effectExtent l="0" t="0" r="635" b="0"/>
            <wp:docPr id="804" name="그림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9693" cy="4140072"/>
                    </a:xfrm>
                    <a:prstGeom prst="rect">
                      <a:avLst/>
                    </a:prstGeom>
                    <a:noFill/>
                  </pic:spPr>
                </pic:pic>
              </a:graphicData>
            </a:graphic>
          </wp:inline>
        </w:drawing>
      </w:r>
    </w:p>
    <w:p w:rsidR="00F42B8D" w:rsidRPr="00A23285" w:rsidRDefault="00892D31">
      <w:pPr>
        <w:jc w:val="center"/>
      </w:pPr>
      <w:r w:rsidRPr="00A23285">
        <w:rPr>
          <w:b/>
        </w:rPr>
        <w:t>Figure 6.4  Third level of decomposition - focusing on the decomposition of the Event Manager.</w:t>
      </w:r>
    </w:p>
    <w:p w:rsidR="00F42B8D" w:rsidRPr="00A23285" w:rsidRDefault="00F42B8D"/>
    <w:p w:rsidR="00F42B8D" w:rsidRPr="00A23285" w:rsidRDefault="00F42B8D"/>
    <w:p w:rsidR="00F42B8D" w:rsidRPr="00A23285" w:rsidRDefault="00892D31">
      <w:r w:rsidRPr="00A23285">
        <w:rPr>
          <w:b/>
        </w:rPr>
        <w:lastRenderedPageBreak/>
        <w:t>Table 6.7  Element Responsibility Catalog for Third-Level Decomposition - focusing on the IoT Web Server.</w:t>
      </w:r>
    </w:p>
    <w:tbl>
      <w:tblPr>
        <w:tblStyle w:val="a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5D79FD">
              <w:t>Figure 6.3</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Auth Manager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Authorization and authentication to access the event bus element.</w:t>
            </w:r>
          </w:p>
          <w:p w:rsidR="00F42B8D" w:rsidRPr="00A23285" w:rsidRDefault="00892D31">
            <w:pPr>
              <w:numPr>
                <w:ilvl w:val="0"/>
                <w:numId w:val="20"/>
              </w:numPr>
              <w:spacing w:line="240" w:lineRule="auto"/>
              <w:ind w:hanging="360"/>
              <w:contextualSpacing/>
            </w:pPr>
            <w:r w:rsidRPr="00A23285">
              <w:t>Provide API for add new user.  Response include two type of tokens, called access token and refresh token. The access token expires after some period of time. The refresh token never expires and this token used to refresh access token when access token is expired.</w:t>
            </w:r>
          </w:p>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Log </w:t>
            </w:r>
          </w:p>
          <w:p w:rsidR="00F42B8D" w:rsidRPr="00A23285" w:rsidRDefault="00892D31">
            <w:pPr>
              <w:spacing w:line="240" w:lineRule="auto"/>
            </w:pPr>
            <w:r w:rsidRPr="00A23285">
              <w:t xml:space="preserve">Viewer </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bl>
    <w:p w:rsidR="00F42B8D" w:rsidRPr="00A23285" w:rsidRDefault="00F42B8D"/>
    <w:p w:rsidR="00F42B8D" w:rsidRPr="00A23285" w:rsidRDefault="00F42B8D"/>
    <w:p w:rsidR="00F42B8D" w:rsidRPr="00A23285" w:rsidRDefault="00892D31">
      <w:r w:rsidRPr="00A23285">
        <w:rPr>
          <w:b/>
        </w:rPr>
        <w:t>Table 6.8  Element Responsibility Catalog for Third-Level Decomposition - focusing on the Event Manager.</w:t>
      </w:r>
    </w:p>
    <w:tbl>
      <w:tblPr>
        <w:tblStyle w:val="aff"/>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Dynamic</w:t>
            </w:r>
          </w:p>
          <w:p w:rsidR="00F42B8D" w:rsidRPr="00A23285" w:rsidRDefault="00892D31">
            <w:pPr>
              <w:spacing w:line="240" w:lineRule="auto"/>
            </w:pPr>
            <w:r w:rsidRPr="00A23285">
              <w:rPr>
                <w:b/>
              </w:rPr>
              <w:t xml:space="preserve">Associated Drawings: </w:t>
            </w:r>
            <w:r w:rsidRPr="005D79FD">
              <w:t>Figure 6.4</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Event</w:t>
            </w:r>
          </w:p>
          <w:p w:rsidR="00F42B8D" w:rsidRPr="00A23285" w:rsidRDefault="00892D31">
            <w:pPr>
              <w:spacing w:line="240" w:lineRule="auto"/>
            </w:pPr>
            <w:r w:rsidRPr="00A23285">
              <w:t>Listener</w:t>
            </w:r>
          </w:p>
        </w:tc>
        <w:tc>
          <w:tcPr>
            <w:tcW w:w="4175"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element is a single process.</w:t>
            </w:r>
          </w:p>
          <w:p w:rsidR="00F42B8D" w:rsidRPr="00A23285" w:rsidRDefault="00892D31">
            <w:pPr>
              <w:numPr>
                <w:ilvl w:val="0"/>
                <w:numId w:val="20"/>
              </w:numPr>
              <w:spacing w:line="240" w:lineRule="auto"/>
              <w:ind w:hanging="360"/>
              <w:contextualSpacing/>
            </w:pPr>
            <w:r w:rsidRPr="00A23285">
              <w:t>Instantiate Logger, Push Manager and Rule Manager</w:t>
            </w:r>
          </w:p>
          <w:p w:rsidR="00F42B8D" w:rsidRPr="00A23285" w:rsidRDefault="00892D31">
            <w:pPr>
              <w:numPr>
                <w:ilvl w:val="0"/>
                <w:numId w:val="20"/>
              </w:numPr>
              <w:spacing w:line="240" w:lineRule="auto"/>
              <w:ind w:hanging="360"/>
              <w:contextualSpacing/>
            </w:pPr>
            <w:r w:rsidRPr="00A23285">
              <w:t>Relay subscribed event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Logger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Save event information to data store.</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 xml:space="preserve">Push </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sending push message to external push service provider. The recipients are users who registered SA node or shared from owner.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Rule</w:t>
            </w:r>
          </w:p>
          <w:p w:rsidR="00F42B8D" w:rsidRPr="00A23285" w:rsidRDefault="00892D31">
            <w:pPr>
              <w:spacing w:line="240" w:lineRule="auto"/>
            </w:pPr>
            <w:r w:rsidRPr="00A23285">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Managing rules which related with external services. Determine and send action event when rule is triggered.</w:t>
            </w:r>
          </w:p>
          <w:p w:rsidR="00F42B8D" w:rsidRPr="00A23285" w:rsidRDefault="00892D31">
            <w:pPr>
              <w:numPr>
                <w:ilvl w:val="0"/>
                <w:numId w:val="4"/>
              </w:numPr>
              <w:spacing w:line="240" w:lineRule="auto"/>
              <w:ind w:hanging="360"/>
              <w:contextualSpacing/>
            </w:pPr>
            <w:r w:rsidRPr="00A23285">
              <w:t>Instantiate the Service Broker to query weather information.</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t>Heartbeat</w:t>
            </w:r>
            <w:r w:rsidRPr="00A23285">
              <w:br/>
              <w:t>Manager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lastRenderedPageBreak/>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w:t>
            </w:r>
          </w:p>
        </w:tc>
      </w:tr>
      <w:tr w:rsidR="00F42B8D" w:rsidRPr="00A23285" w:rsidTr="00B25CE4">
        <w:tc>
          <w:tcPr>
            <w:tcW w:w="825" w:type="pct"/>
            <w:tcMar>
              <w:top w:w="100" w:type="dxa"/>
              <w:left w:w="100" w:type="dxa"/>
              <w:bottom w:w="100" w:type="dxa"/>
              <w:right w:w="100" w:type="dxa"/>
            </w:tcMar>
          </w:tcPr>
          <w:p w:rsidR="00F42B8D" w:rsidRPr="00A23285" w:rsidRDefault="00892D31">
            <w:pPr>
              <w:spacing w:line="240" w:lineRule="auto"/>
            </w:pPr>
            <w:r w:rsidRPr="00A23285">
              <w:lastRenderedPageBreak/>
              <w:t>Service Broker</w:t>
            </w:r>
          </w:p>
        </w:tc>
        <w:tc>
          <w:tcPr>
            <w:tcW w:w="4175"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This element is a single thread.</w:t>
            </w:r>
          </w:p>
          <w:p w:rsidR="00F42B8D" w:rsidRPr="00A23285" w:rsidRDefault="00892D31">
            <w:pPr>
              <w:numPr>
                <w:ilvl w:val="0"/>
                <w:numId w:val="4"/>
              </w:numPr>
              <w:spacing w:line="240" w:lineRule="auto"/>
              <w:ind w:hanging="360"/>
              <w:contextualSpacing/>
            </w:pPr>
            <w:r w:rsidRPr="00A23285">
              <w:t>Request query to external weather service provider.</w:t>
            </w:r>
          </w:p>
        </w:tc>
      </w:tr>
    </w:tbl>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Table 6.9  Relationship Responsibility Catalog for Third-Level Decomposition</w:t>
      </w:r>
    </w:p>
    <w:tbl>
      <w:tblPr>
        <w:tblStyle w:val="aff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5D79FD" w:rsidRPr="00A23285" w:rsidTr="005D79FD">
        <w:tc>
          <w:tcPr>
            <w:tcW w:w="5000" w:type="pct"/>
            <w:gridSpan w:val="2"/>
            <w:tcMar>
              <w:top w:w="100" w:type="dxa"/>
              <w:left w:w="100" w:type="dxa"/>
              <w:bottom w:w="100" w:type="dxa"/>
              <w:right w:w="100" w:type="dxa"/>
            </w:tcMar>
          </w:tcPr>
          <w:p w:rsidR="005D79FD" w:rsidRDefault="005D79FD" w:rsidP="005D79FD">
            <w:pPr>
              <w:spacing w:line="240" w:lineRule="auto"/>
              <w:rPr>
                <w:b/>
              </w:rPr>
            </w:pPr>
            <w:r w:rsidRPr="00A23285">
              <w:rPr>
                <w:b/>
              </w:rPr>
              <w:t xml:space="preserve">Perspective: </w:t>
            </w:r>
            <w:r w:rsidRPr="005D79FD">
              <w:t>Dynamic</w:t>
            </w:r>
          </w:p>
          <w:p w:rsidR="005D79FD" w:rsidRPr="00A23285" w:rsidRDefault="005D79FD" w:rsidP="005D79FD">
            <w:pPr>
              <w:spacing w:line="240" w:lineRule="auto"/>
            </w:pPr>
            <w:r w:rsidRPr="00A23285">
              <w:rPr>
                <w:b/>
              </w:rPr>
              <w:t xml:space="preserve">Associated Drawings: </w:t>
            </w:r>
            <w:r w:rsidRPr="005D79FD">
              <w:t>Figure 6.3 and 6.4</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635" b="1905"/>
                      <wp:docPr id="491"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492" name="그룹 284"/>
                              <wpg:cNvGrpSpPr>
                                <a:grpSpLocks/>
                              </wpg:cNvGrpSpPr>
                              <wpg:grpSpPr bwMode="auto">
                                <a:xfrm>
                                  <a:off x="11386" y="6585"/>
                                  <a:ext cx="8571" cy="3354"/>
                                  <a:chOff x="11386" y="6585"/>
                                  <a:chExt cx="8570" cy="3354"/>
                                </a:xfrm>
                              </wpg:grpSpPr>
                              <wps:wsp>
                                <wps:cNvPr id="493" name="직선 화살표 연결선 285"/>
                                <wps:cNvCnPr>
                                  <a:cxnSpLocks noChangeShapeType="1"/>
                                </wps:cNvCnPr>
                                <wps:spPr bwMode="auto">
                                  <a:xfrm>
                                    <a:off x="14053" y="82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94" name="Text Box 286"/>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495" name="Text Box 287"/>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34" o:spid="_x0000_s105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">
                      <v:group id="그룹 284" o:spid="_x0000_s105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직선 화살표 연결선 285" o:spid="_x0000_s105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3cQAAADcAAAADwAAAGRycy9kb3ducmV2LnhtbESPS2/CMBCE70j9D9ZW6g2cPkA04ESo&#10;qFLhBuWQ4yrePGi8jmwD6b/HSEgcRzPzjWaZD6YTZ3K+tazgdZKAIC6tbrlWcPj9Hs9B+ICssbNM&#10;Cv7JQ549jZaYanvhHZ33oRYRwj5FBU0IfSqlLxsy6Ce2J45eZZ3BEKWrpXZ4iXDTybckmUmDLceF&#10;Bnv6aqj825+MgqJy1WFFtlsP82Lbk5sWx81GqZfnYbUAEWgIj/C9/aMVfHy+w+1MPAIy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dxAAAANwAAAAPAAAAAAAAAAAA&#10;AAAAAKECAABkcnMvZG93bnJldi54bWxQSwUGAAAAAAQABAD5AAAAkgMAAAAA&#10;" strokeweight="1.5pt">
                          <v:stroke startarrowwidth="wide" startarrowlength="long" endarrow="classic" endarrowwidth="wide" endarrowlength="long"/>
                        </v:shape>
                        <v:shape id="Text Box 286" o:spid="_x0000_s105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ijIcgA&#10;AADcAAAADwAAAGRycy9kb3ducmV2LnhtbESPQUsDMRSE7wX/Q3hCL2KzllLs2rSUglKEIq5S6u2x&#10;ebuJbl7WTdqu/vpGEHocZuYbZr7sXSOO1AXrWcHdKANBXHptuVbw/vZ4ew8iRGSNjWdS8EMBlour&#10;wRxz7U/8Ssci1iJBOOSowMTY5lKG0pDDMPItcfIq3zmMSXa11B2eEtw1cpxlU+nQclow2NLaUPlV&#10;HJyC2W5/U31Y81s/vXxOq02xtd/PW6WG1/3qAUSkPl7C/+2NVjCZTeDvTDoCcnE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KMh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287" o:spid="_x0000_s105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QGusgA&#10;AADcAAAADwAAAGRycy9kb3ducmV2LnhtbESPQUsDMRSE74L/ITyhF2mzSi12bVpEsJRCEdcients&#10;3m6im5d1k7bb/vpGEDwOM/MNM1v0rhF76oL1rOBmlIEgLr22XCvYvj0P70GEiKyx8UwKjhRgMb+8&#10;mGGu/YFfaV/EWiQIhxwVmBjbXMpQGnIYRr4lTl7lO4cxya6WusNDgrtG3mbZRDq0nBYMtvRkqPwu&#10;dk7B9P3juvq05lQvX74m1arY2J/1RqnBVf/4ACJSH//Df+2VVjCe3sHvmXQE5P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tAa6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relationship will be used to connect 3rd Party App/Service and User App and SA node to a</w:t>
            </w:r>
            <w:r w:rsidR="00B25CE4" w:rsidRPr="00A23285">
              <w:t>n</w:t>
            </w:r>
            <w:r w:rsidRPr="00A23285">
              <w:t xml:space="preserve"> </w:t>
            </w:r>
            <w:r w:rsidRPr="00A23285">
              <w:rPr>
                <w:i/>
              </w:rPr>
              <w:t>IoT Anyware System</w:t>
            </w:r>
            <w:r w:rsidRPr="00A23285">
              <w:t xml:space="preserve"> deployed in the field. This symbol indicates that element A connects to element B over a network connection. The connector envisioned for</w:t>
            </w:r>
            <w:r w:rsidRPr="00A23285">
              <w:rPr>
                <w:i/>
              </w:rPr>
              <w:t xml:space="preserve"> the Web Server </w:t>
            </w:r>
            <w:r w:rsidRPr="00A23285">
              <w:t xml:space="preserve">will be a HTTPS. </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1270" r="635" b="0"/>
                      <wp:docPr id="48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40723" y="52210"/>
                                <a:chExt cx="8570" cy="3354"/>
                              </a:xfrm>
                            </wpg:grpSpPr>
                            <wpg:grpSp>
                              <wpg:cNvPr id="487" name="그룹 289"/>
                              <wpg:cNvGrpSpPr>
                                <a:grpSpLocks/>
                              </wpg:cNvGrpSpPr>
                              <wpg:grpSpPr bwMode="auto">
                                <a:xfrm>
                                  <a:off x="43390" y="52210"/>
                                  <a:ext cx="5904" cy="3354"/>
                                  <a:chOff x="23048" y="54683"/>
                                  <a:chExt cx="5903" cy="3354"/>
                                </a:xfrm>
                              </wpg:grpSpPr>
                              <wps:wsp>
                                <wps:cNvPr id="488" name="직선 화살표 연결선 290"/>
                                <wps:cNvCnPr>
                                  <a:cxnSpLocks noChangeShapeType="1"/>
                                </wps:cNvCnPr>
                                <wps:spPr bwMode="auto">
                                  <a:xfrm>
                                    <a:off x="23048" y="56360"/>
                                    <a:ext cx="3699" cy="0"/>
                                  </a:xfrm>
                                  <a:prstGeom prst="straightConnector1">
                                    <a:avLst/>
                                  </a:prstGeom>
                                  <a:noFill/>
                                  <a:ln w="19050">
                                    <a:solidFill>
                                      <a:srgbClr val="000000"/>
                                    </a:solidFill>
                                    <a:prstDash val="dash"/>
                                    <a:round/>
                                    <a:headEnd type="none" w="lg" len="lg"/>
                                    <a:tailEnd type="stealth" w="lg" len="lg"/>
                                  </a:ln>
                                  <a:extLst>
                                    <a:ext uri="{909E8E84-426E-40DD-AFC4-6F175D3DCCD1}">
                                      <a14:hiddenFill xmlns:a14="http://schemas.microsoft.com/office/drawing/2010/main">
                                        <a:noFill/>
                                      </a14:hiddenFill>
                                    </a:ext>
                                  </a:extLst>
                                </wps:spPr>
                                <wps:bodyPr/>
                              </wps:wsp>
                              <wps:wsp>
                                <wps:cNvPr id="489" name="Text Box 291"/>
                                <wps:cNvSpPr txBox="1">
                                  <a:spLocks noChangeArrowheads="1"/>
                                </wps:cNvSpPr>
                                <wps:spPr bwMode="auto">
                                  <a:xfrm>
                                    <a:off x="26285" y="54683"/>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g:grpSp>
                            <wps:wsp>
                              <wps:cNvPr id="490" name="Text Box 292"/>
                              <wps:cNvSpPr txBox="1">
                                <a:spLocks noChangeArrowheads="1"/>
                              </wps:cNvSpPr>
                              <wps:spPr bwMode="auto">
                                <a:xfrm>
                                  <a:off x="40723" y="52210"/>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wgp>
                        </a:graphicData>
                      </a:graphic>
                    </wp:inline>
                  </w:drawing>
                </mc:Choice>
                <mc:Fallback>
                  <w:pict>
                    <v:group id="Group 39" o:spid="_x0000_s1058" style="width:69pt;height:27.75pt;mso-position-horizontal-relative:char;mso-position-vertical-relative:line" coordorigin="40723,52210"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">
                      <v:group id="그룹 289" o:spid="_x0000_s1059" style="position:absolute;left:43390;top:52210;width:5904;height:3354" coordorigin="23048,54683" coordsize="5903,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직선 화살표 연결선 290" o:spid="_x0000_s1060" type="#_x0000_t32" style="position:absolute;left:23048;top:56360;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VGvsMAAADcAAAADwAAAGRycy9kb3ducmV2LnhtbERPy2rCQBTdC/7DcIXudGIpItFJUEuw&#10;i1Lx0dLlJXObBDN3wsw0pn/fWQguD+e9zgfTip6cbywrmM8SEMSl1Q1XCi7nYroE4QOyxtYyKfgj&#10;D3k2Hq0x1fbGR+pPoRIxhH2KCuoQulRKX9Zk0M9sRxy5H+sMhghdJbXDWww3rXxOkoU02HBsqLGj&#10;XU3l9fRrFLwuenl12/nXx+Z73xWHUH4W+3elnibDZgUi0BAe4rv7TSt4Wca18Uw8Aj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lRr7DAAAA3AAAAA8AAAAAAAAAAAAA&#10;AAAAoQIAAGRycy9kb3ducmV2LnhtbFBLBQYAAAAABAAEAPkAAACRAwAAAAA=&#10;" strokeweight="1.5pt">
                          <v:stroke dashstyle="dash" startarrowwidth="wide" startarrowlength="long" endarrow="classic" endarrowwidth="wide" endarrowlength="long"/>
                        </v:shape>
                        <v:shape id="Text Box 291" o:spid="_x0000_s1061" type="#_x0000_t202" style="position:absolute;left:26285;top:54683;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CaYsgA&#10;AADcAAAADwAAAGRycy9kb3ducmV2LnhtbESPQUsDMRSE7wX/Q3hCL2KzFint2rSUglKEIq5S6u2x&#10;ebuJbl7WTdqu/vpGEHocZuYbZr7sXSOO1AXrWcHdKANBXHptuVbw/vZ4OwURIrLGxjMp+KEAy8XV&#10;YI659id+pWMRa5EgHHJUYGJscylDachhGPmWOHmV7xzGJLta6g5PCe4aOc6yiXRoOS0YbGltqPwq&#10;Dk7BbLe/qT6s+a2fXj4n1abY2u/nrVLD6371ACJSHy/h//ZGK7ifzuDvTDoCcnE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IJpi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group>
                      <v:shape id="Text Box 292" o:spid="_x0000_s1062" type="#_x0000_t202" style="position:absolute;left:40723;top:52210;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OlIsUA&#10;AADcAAAADwAAAGRycy9kb3ducmV2LnhtbERPXWvCMBR9H+w/hCvsZczUIaKdUURwyEDG6hjb26W5&#10;beKam67JtPrrzcNgj4fzPV/2rhFH6oL1rGA0zEAQl15brhW87zcPUxAhImtsPJOCMwVYLm5v5phr&#10;f+I3OhaxFimEQ44KTIxtLmUoDTkMQ98SJ67yncOYYFdL3eEphbtGPmbZRDq0nBoMtrQ2VH4Xv07B&#10;7OPzvvqy5lI/vx4m1bbY2Z+XnVJ3g371BCJSH//Ff+6tVjCepfnpTD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6UixQAAANw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4"/>
              </w:numPr>
              <w:spacing w:line="240" w:lineRule="auto"/>
              <w:ind w:hanging="360"/>
              <w:contextualSpacing/>
            </w:pPr>
            <w:r w:rsidRPr="00A23285">
              <w:t xml:space="preserve">This relationship indicates that element A send event message to B at runtime. </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s">
                  <w:drawing>
                    <wp:anchor distT="0" distB="0" distL="114300" distR="114300" simplePos="0" relativeHeight="251675648" behindDoc="0" locked="0" layoutInCell="1" allowOverlap="1">
                      <wp:simplePos x="0" y="0"/>
                      <wp:positionH relativeFrom="column">
                        <wp:posOffset>944880</wp:posOffset>
                      </wp:positionH>
                      <wp:positionV relativeFrom="paragraph">
                        <wp:posOffset>13335</wp:posOffset>
                      </wp:positionV>
                      <wp:extent cx="247650" cy="323215"/>
                      <wp:effectExtent l="0" t="0" r="0" b="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323215"/>
                              </a:xfrm>
                              <a:prstGeom prst="rect">
                                <a:avLst/>
                              </a:prstGeom>
                              <a:noFill/>
                              <a:ln>
                                <a:noFill/>
                              </a:ln>
                            </wps:spPr>
                            <wps:txbx>
                              <w:txbxContent>
                                <w:p w:rsidR="007E4E98" w:rsidRDefault="007E4E98" w:rsidP="00B25CE4">
                                  <w:pPr>
                                    <w:pStyle w:val="afff9"/>
                                    <w:spacing w:before="0" w:beforeAutospacing="0" w:after="0" w:afterAutospacing="0"/>
                                  </w:pPr>
                                  <w:r>
                                    <w:rPr>
                                      <w:rFonts w:ascii="Arial" w:eastAsia="Arial" w:hAnsi="Arial" w:cs="Arial"/>
                                      <w:color w:val="000000"/>
                                    </w:rPr>
                                    <w:t>B</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211" o:spid="_x0000_s1063" type="#_x0000_t202" style="position:absolute;left:0;text-align:left;margin-left:74.4pt;margin-top:1.05pt;width:19.5pt;height:25.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" filled="f" stroked="f">
                      <v:path arrowok="t"/>
                      <v:textbox inset="2.53958mm,2.53958mm,2.53958mm,2.53958mm">
                        <w:txbxContent>
                          <w:p w:rsidR="007E4E98" w:rsidRDefault="007E4E98" w:rsidP="00B25CE4">
                            <w:pPr>
                              <w:pStyle w:val="afff9"/>
                              <w:spacing w:before="0" w:beforeAutospacing="0" w:after="0" w:afterAutospacing="0"/>
                            </w:pPr>
                            <w:r>
                              <w:rPr>
                                <w:rFonts w:ascii="Arial" w:eastAsia="Arial" w:hAnsi="Arial" w:cs="Arial"/>
                                <w:color w:val="000000"/>
                              </w:rPr>
                              <w:t>B</w:t>
                            </w:r>
                          </w:p>
                        </w:txbxContent>
                      </v:textbox>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396240</wp:posOffset>
                      </wp:positionH>
                      <wp:positionV relativeFrom="paragraph">
                        <wp:posOffset>13335</wp:posOffset>
                      </wp:positionV>
                      <wp:extent cx="247650" cy="323215"/>
                      <wp:effectExtent l="0" t="0" r="0" b="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323215"/>
                              </a:xfrm>
                              <a:prstGeom prst="rect">
                                <a:avLst/>
                              </a:prstGeom>
                              <a:noFill/>
                              <a:ln>
                                <a:noFill/>
                              </a:ln>
                            </wps:spPr>
                            <wps:txbx>
                              <w:txbxContent>
                                <w:p w:rsidR="007E4E98" w:rsidRDefault="007E4E98" w:rsidP="00B25CE4">
                                  <w:pPr>
                                    <w:pStyle w:val="afff9"/>
                                    <w:spacing w:before="0" w:beforeAutospacing="0" w:after="0" w:afterAutospacing="0"/>
                                  </w:pPr>
                                  <w:r>
                                    <w:rPr>
                                      <w:rFonts w:ascii="Arial" w:eastAsia="Arial" w:hAnsi="Arial" w:cs="Arial"/>
                                      <w:color w:val="000000"/>
                                    </w:rPr>
                                    <w:t>A</w:t>
                                  </w:r>
                                </w:p>
                              </w:txbxContent>
                            </wps:txbx>
                            <wps:bodyPr lIns="91425" tIns="91425" rIns="91425" bIns="91425" anchor="t" anchorCtr="0">
                              <a:noAutofit/>
                            </wps:bodyPr>
                          </wps:wsp>
                        </a:graphicData>
                      </a:graphic>
                      <wp14:sizeRelH relativeFrom="margin">
                        <wp14:pctWidth>0</wp14:pctWidth>
                      </wp14:sizeRelH>
                      <wp14:sizeRelV relativeFrom="margin">
                        <wp14:pctHeight>0</wp14:pctHeight>
                      </wp14:sizeRelV>
                    </wp:anchor>
                  </w:drawing>
                </mc:Choice>
                <mc:Fallback>
                  <w:pict>
                    <v:shape id="Shape 210" o:spid="_x0000_s1064" type="#_x0000_t202" style="position:absolute;left:0;text-align:left;margin-left:31.2pt;margin-top:1.05pt;width:19.5pt;height:25.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" filled="f" stroked="f">
                      <v:path arrowok="t"/>
                      <v:textbox inset="2.53958mm,2.53958mm,2.53958mm,2.53958mm">
                        <w:txbxContent>
                          <w:p w:rsidR="007E4E98" w:rsidRDefault="007E4E98" w:rsidP="00B25CE4">
                            <w:pPr>
                              <w:pStyle w:val="afff9"/>
                              <w:spacing w:before="0" w:beforeAutospacing="0" w:after="0" w:afterAutospacing="0"/>
                            </w:pPr>
                            <w:r>
                              <w:rPr>
                                <w:rFonts w:ascii="Arial" w:eastAsia="Arial" w:hAnsi="Arial" w:cs="Arial"/>
                                <w:color w:val="000000"/>
                              </w:rPr>
                              <w:t>A</w:t>
                            </w:r>
                          </w:p>
                        </w:txbxContent>
                      </v:textbox>
                    </v:shape>
                  </w:pict>
                </mc:Fallback>
              </mc:AlternateContent>
            </w:r>
            <w:r>
              <w:rPr>
                <w:noProof/>
              </w:rPr>
              <mc:AlternateContent>
                <mc:Choice Requires="wps">
                  <w:drawing>
                    <wp:anchor distT="4294967295" distB="4294967295" distL="114300" distR="114300" simplePos="0" relativeHeight="251673600" behindDoc="0" locked="0" layoutInCell="1" allowOverlap="1">
                      <wp:simplePos x="0" y="0"/>
                      <wp:positionH relativeFrom="column">
                        <wp:posOffset>643890</wp:posOffset>
                      </wp:positionH>
                      <wp:positionV relativeFrom="paragraph">
                        <wp:posOffset>174624</wp:posOffset>
                      </wp:positionV>
                      <wp:extent cx="343535" cy="0"/>
                      <wp:effectExtent l="0" t="0" r="0" b="1905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3535" cy="0"/>
                              </a:xfrm>
                              <a:prstGeom prst="straightConnector1">
                                <a:avLst/>
                              </a:prstGeom>
                              <a:noFill/>
                              <a:ln w="19050" cap="flat" cmpd="sng">
                                <a:solidFill>
                                  <a:schemeClr val="tx1"/>
                                </a:solidFill>
                                <a:prstDash val="sysDot"/>
                                <a:round/>
                                <a:headEnd type="none" w="lg" len="lg"/>
                                <a:tailEnd type="none" w="lg" len="lg"/>
                              </a:ln>
                            </wps:spPr>
                            <wps:bodyPr/>
                          </wps:wsp>
                        </a:graphicData>
                      </a:graphic>
                      <wp14:sizeRelH relativeFrom="margin">
                        <wp14:pctWidth>0</wp14:pctWidth>
                      </wp14:sizeRelH>
                      <wp14:sizeRelV relativeFrom="margin">
                        <wp14:pctHeight>0</wp14:pctHeight>
                      </wp14:sizeRelV>
                    </wp:anchor>
                  </w:drawing>
                </mc:Choice>
                <mc:Fallback>
                  <w:pict>
                    <v:shape w14:anchorId="4A1C1EC6" id="Shape 209" o:spid="_x0000_s1026" type="#_x0000_t32" style="position:absolute;left:0;text-align:left;margin-left:50.7pt;margin-top:13.75pt;width:27.05pt;height:0;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" strokecolor="black [3213]" strokeweight="1.5pt">
                      <v:stroke dashstyle="1 1" startarrowwidth="wide" startarrowlength="long" endarrowwidth="wide" endarrowlength="long"/>
                      <o:lock v:ext="edit" shapetype="f"/>
                    </v:shape>
                  </w:pict>
                </mc:Fallback>
              </mc:AlternateContent>
            </w:r>
          </w:p>
        </w:tc>
        <w:tc>
          <w:tcPr>
            <w:tcW w:w="3614"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 xml:space="preserve">This relationship indicates that element A CURD (Create / Update / Read / Delete) B. The connector will be a SQL </w:t>
            </w:r>
            <w:r w:rsidR="009F4F9D" w:rsidRPr="00A23285">
              <w:t>query</w:t>
            </w:r>
            <w:r w:rsidRPr="00A23285">
              <w:t>.</w:t>
            </w:r>
          </w:p>
        </w:tc>
      </w:tr>
    </w:tbl>
    <w:p w:rsidR="00F42B8D" w:rsidRPr="00A23285" w:rsidRDefault="00F42B8D"/>
    <w:p w:rsidR="00B25CE4" w:rsidRPr="00A23285" w:rsidRDefault="00B25CE4"/>
    <w:p w:rsidR="00F42B8D" w:rsidRPr="00A23285" w:rsidRDefault="00892D31">
      <w:r w:rsidRPr="00A23285">
        <w:rPr>
          <w:b/>
        </w:rPr>
        <w:t>Table 6.10  Third Level of IoT Web Server and Event Manager Decomposition Rationale</w:t>
      </w:r>
    </w:p>
    <w:tbl>
      <w:tblPr>
        <w:tblStyle w:val="aff1"/>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5D79FD" w:rsidRPr="00A23285" w:rsidTr="005D79FD">
        <w:tc>
          <w:tcPr>
            <w:tcW w:w="5000" w:type="pct"/>
            <w:tcMar>
              <w:top w:w="100" w:type="dxa"/>
              <w:left w:w="100" w:type="dxa"/>
              <w:bottom w:w="100" w:type="dxa"/>
              <w:right w:w="100" w:type="dxa"/>
            </w:tcMar>
          </w:tcPr>
          <w:p w:rsidR="005D79FD" w:rsidRDefault="005D79FD" w:rsidP="005D79FD">
            <w:pPr>
              <w:spacing w:line="240" w:lineRule="auto"/>
              <w:rPr>
                <w:b/>
              </w:rPr>
            </w:pPr>
            <w:r w:rsidRPr="00A23285">
              <w:rPr>
                <w:b/>
              </w:rPr>
              <w:t>Perspective:</w:t>
            </w:r>
            <w:r w:rsidRPr="005D79FD">
              <w:t xml:space="preserve"> Dynamic</w:t>
            </w:r>
          </w:p>
          <w:p w:rsidR="005D79FD" w:rsidRPr="00A23285" w:rsidRDefault="005D79FD" w:rsidP="005D79FD">
            <w:pPr>
              <w:spacing w:line="240" w:lineRule="auto"/>
            </w:pPr>
            <w:r w:rsidRPr="00A23285">
              <w:rPr>
                <w:b/>
              </w:rPr>
              <w:t xml:space="preserve">Associated Drawings: </w:t>
            </w:r>
            <w:r w:rsidRPr="005D79FD">
              <w:t>Figure 6.3</w:t>
            </w:r>
            <w:r w:rsidRPr="00A23285">
              <w:rPr>
                <w:b/>
              </w:rPr>
              <w:t xml:space="preserve"> </w:t>
            </w:r>
          </w:p>
          <w:p w:rsidR="005D79FD" w:rsidRPr="00A23285" w:rsidRDefault="005D79FD" w:rsidP="005D79FD">
            <w:pPr>
              <w:spacing w:line="240" w:lineRule="auto"/>
            </w:pPr>
            <w:r w:rsidRPr="00A23285">
              <w:rPr>
                <w:b/>
              </w:rPr>
              <w:t xml:space="preserve">Associated Responsibilities: </w:t>
            </w:r>
            <w:r w:rsidRPr="005D79FD">
              <w:t>Tables 6.7, 6.8, and 6.9</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rsidP="009F4F9D">
            <w:pPr>
              <w:spacing w:line="240" w:lineRule="auto"/>
            </w:pPr>
            <w:r w:rsidRPr="00A23285">
              <w:t xml:space="preserve">  The rationale for this decomposition is to further divide the responsibilities assigned </w:t>
            </w:r>
            <w:r w:rsidR="009F4F9D" w:rsidRPr="00A23285">
              <w:t>more separate</w:t>
            </w:r>
            <w:r w:rsidRPr="00A23285">
              <w:t xml:space="preserve"> element. The Log Viewer is responsible for read </w:t>
            </w:r>
            <w:r w:rsidR="009F4F9D" w:rsidRPr="00A23285">
              <w:t>accumulated</w:t>
            </w:r>
            <w:r w:rsidRPr="00A23285">
              <w:t xml:space="preserve"> log and filter data which containing objects that match the given user and timestamp within period.  </w:t>
            </w:r>
            <w:r w:rsidR="009F4F9D" w:rsidRPr="00A23285">
              <w:t>Because</w:t>
            </w:r>
            <w:r w:rsidRPr="00A23285">
              <w:t xml:space="preserve"> the result of logged data could be large enough to inhibit performance of the event bus, we detached this </w:t>
            </w:r>
            <w:r w:rsidR="009F4F9D" w:rsidRPr="00A23285">
              <w:t>responsibility</w:t>
            </w:r>
            <w:r w:rsidRPr="00A23285">
              <w:t xml:space="preserve"> from the event bus.  The Logger is responsible for event logging which relate to user control event and device status change event.  Because sensor generated data size could be exponentially growth, the gathered data of sensor status </w:t>
            </w:r>
            <w:r w:rsidR="009F4F9D" w:rsidRPr="00A23285">
              <w:t>information</w:t>
            </w:r>
            <w:r w:rsidRPr="00A23285">
              <w:t xml:space="preserve"> will be stored in a NoSQL data store.  NoSQL data store could scale out by adding new resource into system. </w:t>
            </w:r>
            <w:r w:rsidRPr="00A23285">
              <w:rPr>
                <w:i/>
              </w:rPr>
              <w:t xml:space="preserve">(QA06, </w:t>
            </w:r>
            <w:r w:rsidR="009F4F9D" w:rsidRPr="00A23285">
              <w:rPr>
                <w:i/>
              </w:rPr>
              <w:t>Scalability</w:t>
            </w:r>
            <w:r w:rsidRPr="00A23285">
              <w:rPr>
                <w:i/>
              </w:rPr>
              <w:t>)</w:t>
            </w:r>
            <w:r w:rsidRPr="00A23285">
              <w:t xml:space="preserve">  The Push Manager is </w:t>
            </w:r>
            <w:r w:rsidR="009F4F9D" w:rsidRPr="00A23285">
              <w:t>responsible</w:t>
            </w:r>
            <w:r w:rsidRPr="00A23285">
              <w:t xml:space="preserve"> for notification without using the event bus when user app is not presence.  The Rule Manager is responsibility of handle pre-defined rules.  These rules could be coordinate with external conditions such as weather, traffic and so forth.  The Rule Manager instantiate corresponding Service Broker to request information.  When rule is triggered, send message to the event bus to control appropriate SA node. </w:t>
            </w:r>
          </w:p>
        </w:tc>
      </w:tr>
    </w:tbl>
    <w:p w:rsidR="00F42B8D" w:rsidRPr="00A23285" w:rsidRDefault="00F42B8D"/>
    <w:p w:rsidR="00F42B8D" w:rsidRPr="00A23285" w:rsidRDefault="00F42B8D"/>
    <w:p w:rsidR="004656D8" w:rsidRPr="00A23285" w:rsidRDefault="004656D8">
      <w:pPr>
        <w:rPr>
          <w:rFonts w:eastAsia="Trebuchet MS"/>
          <w:sz w:val="32"/>
          <w:szCs w:val="32"/>
        </w:rPr>
      </w:pPr>
      <w:bookmarkStart w:id="38" w:name="_Toc422355540"/>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6.2 Static Perspective</w:t>
      </w:r>
      <w:bookmarkEnd w:id="38"/>
    </w:p>
    <w:p w:rsidR="00F42B8D" w:rsidRPr="00A23285" w:rsidRDefault="00F42B8D"/>
    <w:p w:rsidR="00C34D89" w:rsidRDefault="00C34D89">
      <w:r>
        <w:rPr>
          <w:rFonts w:hint="eastAsia"/>
        </w:rPr>
        <w:t>[</w:t>
      </w:r>
      <w:r>
        <w:rPr>
          <w:rFonts w:hint="eastAsia"/>
        </w:rPr>
        <w:t>원본</w:t>
      </w:r>
      <w:r>
        <w:rPr>
          <w:rFonts w:hint="eastAsia"/>
        </w:rPr>
        <w:t>]</w:t>
      </w:r>
    </w:p>
    <w:p w:rsidR="00F42B8D" w:rsidRPr="00A23285" w:rsidRDefault="00892D31">
      <w:r w:rsidRPr="00A23285">
        <w:t xml:space="preserve">Web Server is consist of Views which combined with Modules.  Account Module, Profile Module, User Module, Log Module and Session Module has unique prefix of </w:t>
      </w:r>
      <w:r w:rsidR="009F4F9D" w:rsidRPr="00A23285">
        <w:t>URI</w:t>
      </w:r>
      <w:r w:rsidRPr="00A23285">
        <w:t xml:space="preserve"> with </w:t>
      </w:r>
      <w:r w:rsidR="009F4F9D" w:rsidRPr="00A23285">
        <w:t>its</w:t>
      </w:r>
      <w:r w:rsidRPr="00A23285">
        <w:t xml:space="preserve"> own name and provide REST API using Web Framework.  </w:t>
      </w:r>
    </w:p>
    <w:p w:rsidR="00F42B8D" w:rsidRDefault="00F42B8D" w:rsidP="00C34D89"/>
    <w:p w:rsidR="00C34D89" w:rsidRDefault="00C34D89" w:rsidP="00C34D89">
      <w:r>
        <w:rPr>
          <w:rFonts w:hint="eastAsia"/>
        </w:rPr>
        <w:t>[</w:t>
      </w:r>
      <w:r>
        <w:t>revise-</w:t>
      </w:r>
      <w:r>
        <w:rPr>
          <w:rFonts w:hint="eastAsia"/>
        </w:rPr>
        <w:t>한글</w:t>
      </w:r>
      <w:r>
        <w:rPr>
          <w:rFonts w:hint="eastAsia"/>
        </w:rPr>
        <w:t>]</w:t>
      </w:r>
    </w:p>
    <w:p w:rsidR="00C34D89" w:rsidRPr="00A23285" w:rsidRDefault="00C34D89" w:rsidP="00C34D89">
      <w:pPr>
        <w:rPr>
          <w:rFonts w:hint="eastAsia"/>
        </w:rPr>
      </w:pPr>
      <w:proofErr w:type="spellStart"/>
      <w:r>
        <w:t>WebServer</w:t>
      </w:r>
      <w:proofErr w:type="spellEnd"/>
      <w:r>
        <w:rPr>
          <w:rFonts w:hint="eastAsia"/>
        </w:rPr>
        <w:t>는</w:t>
      </w:r>
      <w:r>
        <w:rPr>
          <w:rFonts w:hint="eastAsia"/>
        </w:rPr>
        <w:t xml:space="preserve"> </w:t>
      </w:r>
      <w:r>
        <w:t>Web Framework</w:t>
      </w:r>
      <w:r>
        <w:rPr>
          <w:rFonts w:hint="eastAsia"/>
        </w:rPr>
        <w:t>를</w:t>
      </w:r>
      <w:r>
        <w:rPr>
          <w:rFonts w:hint="eastAsia"/>
        </w:rPr>
        <w:t xml:space="preserve"> </w:t>
      </w:r>
      <w:r>
        <w:rPr>
          <w:rFonts w:hint="eastAsia"/>
        </w:rPr>
        <w:t>사용해서</w:t>
      </w:r>
      <w:r>
        <w:rPr>
          <w:rFonts w:hint="eastAsia"/>
        </w:rPr>
        <w:t xml:space="preserve">, </w:t>
      </w:r>
      <w:r>
        <w:rPr>
          <w:rFonts w:hint="eastAsia"/>
        </w:rPr>
        <w:t>서버에</w:t>
      </w:r>
      <w:r>
        <w:rPr>
          <w:rFonts w:hint="eastAsia"/>
        </w:rPr>
        <w:t xml:space="preserve"> </w:t>
      </w:r>
      <w:r>
        <w:rPr>
          <w:rFonts w:hint="eastAsia"/>
        </w:rPr>
        <w:t>대한</w:t>
      </w:r>
      <w:r>
        <w:rPr>
          <w:rFonts w:hint="eastAsia"/>
        </w:rPr>
        <w:t xml:space="preserve"> </w:t>
      </w:r>
      <w:r>
        <w:t xml:space="preserve">REST </w:t>
      </w:r>
      <w:r>
        <w:rPr>
          <w:rFonts w:hint="eastAsia"/>
        </w:rPr>
        <w:t>요청과</w:t>
      </w:r>
      <w:r>
        <w:rPr>
          <w:rFonts w:hint="eastAsia"/>
        </w:rPr>
        <w:t xml:space="preserve"> </w:t>
      </w:r>
      <w:r>
        <w:rPr>
          <w:rFonts w:hint="eastAsia"/>
        </w:rPr>
        <w:t>응답을</w:t>
      </w:r>
      <w:r>
        <w:rPr>
          <w:rFonts w:hint="eastAsia"/>
        </w:rPr>
        <w:t xml:space="preserve"> </w:t>
      </w:r>
      <w:r>
        <w:rPr>
          <w:rFonts w:hint="eastAsia"/>
        </w:rPr>
        <w:t>처리합니다</w:t>
      </w:r>
      <w:r>
        <w:rPr>
          <w:rFonts w:hint="eastAsia"/>
        </w:rPr>
        <w:t>.</w:t>
      </w:r>
      <w:r>
        <w:t xml:space="preserve"> REST </w:t>
      </w:r>
      <w:r>
        <w:rPr>
          <w:rFonts w:hint="eastAsia"/>
        </w:rPr>
        <w:t>요청을</w:t>
      </w:r>
      <w:r>
        <w:rPr>
          <w:rFonts w:hint="eastAsia"/>
        </w:rPr>
        <w:t xml:space="preserve"> </w:t>
      </w:r>
      <w:r>
        <w:rPr>
          <w:rFonts w:hint="eastAsia"/>
        </w:rPr>
        <w:t>구성하는</w:t>
      </w:r>
      <w:r>
        <w:rPr>
          <w:rFonts w:hint="eastAsia"/>
        </w:rPr>
        <w:t xml:space="preserve"> </w:t>
      </w:r>
      <w:r>
        <w:t>API</w:t>
      </w:r>
      <w:r>
        <w:rPr>
          <w:rFonts w:hint="eastAsia"/>
        </w:rPr>
        <w:t>는</w:t>
      </w:r>
      <w:r>
        <w:rPr>
          <w:rFonts w:hint="eastAsia"/>
        </w:rPr>
        <w:t xml:space="preserve"> </w:t>
      </w:r>
      <w:r>
        <w:rPr>
          <w:rFonts w:hint="eastAsia"/>
        </w:rPr>
        <w:t>각각</w:t>
      </w:r>
      <w:r>
        <w:rPr>
          <w:rFonts w:hint="eastAsia"/>
        </w:rPr>
        <w:t xml:space="preserve"> </w:t>
      </w:r>
      <w:r>
        <w:t xml:space="preserve">Account, Profile, User, Log </w:t>
      </w:r>
      <w:r>
        <w:rPr>
          <w:rFonts w:hint="eastAsia"/>
        </w:rPr>
        <w:t>그리고</w:t>
      </w:r>
      <w:r>
        <w:rPr>
          <w:rFonts w:hint="eastAsia"/>
        </w:rPr>
        <w:t xml:space="preserve"> </w:t>
      </w:r>
      <w:r>
        <w:t xml:space="preserve">Session </w:t>
      </w:r>
      <w:r>
        <w:rPr>
          <w:rFonts w:hint="eastAsia"/>
        </w:rPr>
        <w:t>Module</w:t>
      </w:r>
      <w:r>
        <w:rPr>
          <w:rFonts w:hint="eastAsia"/>
        </w:rPr>
        <w:t>로</w:t>
      </w:r>
      <w:r>
        <w:rPr>
          <w:rFonts w:hint="eastAsia"/>
        </w:rPr>
        <w:t xml:space="preserve"> </w:t>
      </w:r>
      <w:r>
        <w:rPr>
          <w:rFonts w:hint="eastAsia"/>
        </w:rPr>
        <w:t>책임을</w:t>
      </w:r>
      <w:r>
        <w:rPr>
          <w:rFonts w:hint="eastAsia"/>
        </w:rPr>
        <w:t xml:space="preserve"> </w:t>
      </w:r>
      <w:r>
        <w:rPr>
          <w:rFonts w:hint="eastAsia"/>
        </w:rPr>
        <w:t>나눕니다</w:t>
      </w:r>
      <w:r>
        <w:rPr>
          <w:rFonts w:hint="eastAsia"/>
        </w:rPr>
        <w:t>.</w:t>
      </w:r>
      <w:r>
        <w:t xml:space="preserve"> </w:t>
      </w:r>
      <w:r>
        <w:rPr>
          <w:rFonts w:hint="eastAsia"/>
        </w:rPr>
        <w:t>각각의</w:t>
      </w:r>
      <w:r>
        <w:rPr>
          <w:rFonts w:hint="eastAsia"/>
        </w:rPr>
        <w:t xml:space="preserve"> </w:t>
      </w:r>
      <w:r>
        <w:t>Module</w:t>
      </w:r>
      <w:r>
        <w:rPr>
          <w:rFonts w:hint="eastAsia"/>
        </w:rPr>
        <w:t>들이</w:t>
      </w:r>
      <w:r>
        <w:rPr>
          <w:rFonts w:hint="eastAsia"/>
        </w:rPr>
        <w:t xml:space="preserve"> </w:t>
      </w:r>
      <w:r>
        <w:rPr>
          <w:rFonts w:hint="eastAsia"/>
        </w:rPr>
        <w:t>공통으로</w:t>
      </w:r>
      <w:r>
        <w:rPr>
          <w:rFonts w:hint="eastAsia"/>
        </w:rPr>
        <w:t xml:space="preserve"> </w:t>
      </w:r>
      <w:r>
        <w:rPr>
          <w:rFonts w:hint="eastAsia"/>
        </w:rPr>
        <w:t>요청에</w:t>
      </w:r>
      <w:r>
        <w:rPr>
          <w:rFonts w:hint="eastAsia"/>
        </w:rPr>
        <w:t xml:space="preserve"> </w:t>
      </w:r>
      <w:r>
        <w:rPr>
          <w:rFonts w:hint="eastAsia"/>
        </w:rPr>
        <w:t>대해서</w:t>
      </w:r>
      <w:r>
        <w:rPr>
          <w:rFonts w:hint="eastAsia"/>
        </w:rPr>
        <w:t xml:space="preserve"> </w:t>
      </w:r>
      <w:r>
        <w:rPr>
          <w:rFonts w:hint="eastAsia"/>
        </w:rPr>
        <w:t>필요한</w:t>
      </w:r>
      <w:r>
        <w:rPr>
          <w:rFonts w:hint="eastAsia"/>
        </w:rPr>
        <w:t xml:space="preserve"> </w:t>
      </w:r>
      <w:r>
        <w:rPr>
          <w:rFonts w:hint="eastAsia"/>
        </w:rPr>
        <w:t>기능은</w:t>
      </w:r>
      <w:r>
        <w:rPr>
          <w:rFonts w:hint="eastAsia"/>
        </w:rPr>
        <w:t xml:space="preserve"> </w:t>
      </w:r>
      <w:r>
        <w:t>Decorator Module</w:t>
      </w:r>
      <w:r>
        <w:rPr>
          <w:rFonts w:hint="eastAsia"/>
        </w:rPr>
        <w:t>이</w:t>
      </w:r>
      <w:r>
        <w:rPr>
          <w:rFonts w:hint="eastAsia"/>
        </w:rPr>
        <w:t xml:space="preserve"> </w:t>
      </w:r>
      <w:r>
        <w:rPr>
          <w:rFonts w:hint="eastAsia"/>
        </w:rPr>
        <w:t>제공합니다</w:t>
      </w:r>
      <w:r>
        <w:rPr>
          <w:rFonts w:hint="eastAsia"/>
        </w:rPr>
        <w:t>.</w:t>
      </w:r>
      <w:r>
        <w:t xml:space="preserve"> Decorator </w:t>
      </w:r>
      <w:r>
        <w:rPr>
          <w:rFonts w:hint="eastAsia"/>
        </w:rPr>
        <w:t>모듈은</w:t>
      </w:r>
      <w:r>
        <w:rPr>
          <w:rFonts w:hint="eastAsia"/>
        </w:rPr>
        <w:t xml:space="preserve"> </w:t>
      </w:r>
      <w:r>
        <w:t>API</w:t>
      </w:r>
      <w:r>
        <w:rPr>
          <w:rFonts w:hint="eastAsia"/>
        </w:rPr>
        <w:t>에</w:t>
      </w:r>
      <w:r>
        <w:rPr>
          <w:rFonts w:hint="eastAsia"/>
        </w:rPr>
        <w:t xml:space="preserve"> </w:t>
      </w:r>
      <w:r>
        <w:rPr>
          <w:rFonts w:hint="eastAsia"/>
        </w:rPr>
        <w:t>정의된</w:t>
      </w:r>
      <w:r>
        <w:rPr>
          <w:rFonts w:hint="eastAsia"/>
        </w:rPr>
        <w:t xml:space="preserve"> </w:t>
      </w:r>
      <w:r>
        <w:t xml:space="preserve">mandatory </w:t>
      </w:r>
      <w:r>
        <w:rPr>
          <w:rFonts w:hint="eastAsia"/>
        </w:rPr>
        <w:t>항목이</w:t>
      </w:r>
      <w:r>
        <w:rPr>
          <w:rFonts w:hint="eastAsia"/>
        </w:rPr>
        <w:t xml:space="preserve"> Header</w:t>
      </w:r>
      <w:r>
        <w:rPr>
          <w:rFonts w:hint="eastAsia"/>
        </w:rPr>
        <w:t>와</w:t>
      </w:r>
      <w:r>
        <w:rPr>
          <w:rFonts w:hint="eastAsia"/>
        </w:rPr>
        <w:t xml:space="preserve"> </w:t>
      </w:r>
      <w:r>
        <w:t>Body</w:t>
      </w:r>
      <w:r>
        <w:rPr>
          <w:rFonts w:hint="eastAsia"/>
        </w:rPr>
        <w:t>에모두</w:t>
      </w:r>
      <w:r>
        <w:rPr>
          <w:rFonts w:hint="eastAsia"/>
        </w:rPr>
        <w:t xml:space="preserve"> </w:t>
      </w:r>
      <w:r>
        <w:rPr>
          <w:rFonts w:hint="eastAsia"/>
        </w:rPr>
        <w:t>존재</w:t>
      </w:r>
      <w:r>
        <w:rPr>
          <w:rFonts w:hint="eastAsia"/>
        </w:rPr>
        <w:t xml:space="preserve"> </w:t>
      </w:r>
      <w:r>
        <w:rPr>
          <w:rFonts w:hint="eastAsia"/>
        </w:rPr>
        <w:t>하는</w:t>
      </w:r>
      <w:r>
        <w:rPr>
          <w:rFonts w:hint="eastAsia"/>
        </w:rPr>
        <w:t xml:space="preserve"> </w:t>
      </w:r>
      <w:r>
        <w:rPr>
          <w:rFonts w:hint="eastAsia"/>
        </w:rPr>
        <w:t>지와</w:t>
      </w:r>
      <w:r>
        <w:rPr>
          <w:rFonts w:hint="eastAsia"/>
        </w:rPr>
        <w:t xml:space="preserve"> </w:t>
      </w:r>
      <w:r>
        <w:rPr>
          <w:rFonts w:hint="eastAsia"/>
        </w:rPr>
        <w:t>해당</w:t>
      </w:r>
      <w:r>
        <w:rPr>
          <w:rFonts w:hint="eastAsia"/>
        </w:rPr>
        <w:t xml:space="preserve"> </w:t>
      </w:r>
      <w:r>
        <w:rPr>
          <w:rFonts w:hint="eastAsia"/>
        </w:rPr>
        <w:t>항목의</w:t>
      </w:r>
      <w:r>
        <w:rPr>
          <w:rFonts w:hint="eastAsia"/>
        </w:rPr>
        <w:t xml:space="preserve"> </w:t>
      </w:r>
      <w:r>
        <w:rPr>
          <w:rFonts w:hint="eastAsia"/>
        </w:rPr>
        <w:t>값이</w:t>
      </w:r>
      <w:r>
        <w:rPr>
          <w:rFonts w:hint="eastAsia"/>
        </w:rPr>
        <w:t xml:space="preserve"> </w:t>
      </w:r>
      <w:r>
        <w:rPr>
          <w:rFonts w:hint="eastAsia"/>
        </w:rPr>
        <w:t>유효한지를</w:t>
      </w:r>
      <w:r>
        <w:rPr>
          <w:rFonts w:hint="eastAsia"/>
        </w:rPr>
        <w:t xml:space="preserve"> </w:t>
      </w:r>
      <w:r>
        <w:rPr>
          <w:rFonts w:hint="eastAsia"/>
        </w:rPr>
        <w:t>확인하는</w:t>
      </w:r>
      <w:r>
        <w:rPr>
          <w:rFonts w:hint="eastAsia"/>
        </w:rPr>
        <w:t xml:space="preserve"> </w:t>
      </w:r>
      <w:r>
        <w:t>Argument Check Module</w:t>
      </w:r>
      <w:r>
        <w:rPr>
          <w:rFonts w:hint="eastAsia"/>
        </w:rPr>
        <w:t>과</w:t>
      </w:r>
      <w:r>
        <w:rPr>
          <w:rFonts w:hint="eastAsia"/>
        </w:rPr>
        <w:t xml:space="preserve">, </w:t>
      </w:r>
      <w:r>
        <w:rPr>
          <w:rFonts w:hint="eastAsia"/>
        </w:rPr>
        <w:t>세션관리를</w:t>
      </w:r>
      <w:r>
        <w:rPr>
          <w:rFonts w:hint="eastAsia"/>
        </w:rPr>
        <w:t xml:space="preserve"> </w:t>
      </w:r>
      <w:r>
        <w:rPr>
          <w:rFonts w:hint="eastAsia"/>
        </w:rPr>
        <w:t>위한</w:t>
      </w:r>
      <w:r>
        <w:rPr>
          <w:rFonts w:hint="eastAsia"/>
        </w:rPr>
        <w:t xml:space="preserve"> </w:t>
      </w:r>
      <w:r>
        <w:t xml:space="preserve">Session / </w:t>
      </w:r>
      <w:proofErr w:type="spellStart"/>
      <w:r>
        <w:t>Auth</w:t>
      </w:r>
      <w:proofErr w:type="spellEnd"/>
      <w:r>
        <w:t xml:space="preserve"> Check Module</w:t>
      </w:r>
      <w:r>
        <w:rPr>
          <w:rFonts w:hint="eastAsia"/>
        </w:rPr>
        <w:t>로</w:t>
      </w:r>
      <w:r>
        <w:rPr>
          <w:rFonts w:hint="eastAsia"/>
        </w:rPr>
        <w:t xml:space="preserve"> </w:t>
      </w:r>
      <w:r>
        <w:rPr>
          <w:rFonts w:hint="eastAsia"/>
        </w:rPr>
        <w:t>구분이</w:t>
      </w:r>
      <w:r>
        <w:rPr>
          <w:rFonts w:hint="eastAsia"/>
        </w:rPr>
        <w:t xml:space="preserve"> </w:t>
      </w:r>
      <w:r>
        <w:rPr>
          <w:rFonts w:hint="eastAsia"/>
        </w:rPr>
        <w:t>됩니다</w:t>
      </w:r>
      <w:r>
        <w:rPr>
          <w:rFonts w:hint="eastAsia"/>
        </w:rPr>
        <w:t>.</w:t>
      </w:r>
      <w:r>
        <w:t xml:space="preserve"> </w:t>
      </w:r>
      <w:proofErr w:type="spellStart"/>
      <w:r>
        <w:t>WebServer</w:t>
      </w:r>
      <w:proofErr w:type="spellEnd"/>
      <w:r>
        <w:rPr>
          <w:rFonts w:hint="eastAsia"/>
        </w:rPr>
        <w:t>에서는</w:t>
      </w:r>
      <w:r>
        <w:rPr>
          <w:rFonts w:hint="eastAsia"/>
        </w:rPr>
        <w:t xml:space="preserve"> </w:t>
      </w:r>
      <w:r>
        <w:t>DB</w:t>
      </w:r>
      <w:r>
        <w:rPr>
          <w:rFonts w:hint="eastAsia"/>
        </w:rPr>
        <w:t>에</w:t>
      </w:r>
      <w:r>
        <w:rPr>
          <w:rFonts w:hint="eastAsia"/>
        </w:rPr>
        <w:t xml:space="preserve"> </w:t>
      </w:r>
      <w:r>
        <w:rPr>
          <w:rFonts w:hint="eastAsia"/>
        </w:rPr>
        <w:t>대한</w:t>
      </w:r>
      <w:r>
        <w:rPr>
          <w:rFonts w:hint="eastAsia"/>
        </w:rPr>
        <w:t xml:space="preserve"> </w:t>
      </w:r>
      <w:r>
        <w:rPr>
          <w:rFonts w:hint="eastAsia"/>
        </w:rPr>
        <w:t>의존성을</w:t>
      </w:r>
      <w:r>
        <w:rPr>
          <w:rFonts w:hint="eastAsia"/>
        </w:rPr>
        <w:t xml:space="preserve"> </w:t>
      </w:r>
      <w:r>
        <w:rPr>
          <w:rFonts w:hint="eastAsia"/>
        </w:rPr>
        <w:t>줄이기</w:t>
      </w:r>
      <w:r>
        <w:rPr>
          <w:rFonts w:hint="eastAsia"/>
        </w:rPr>
        <w:t xml:space="preserve"> </w:t>
      </w:r>
      <w:r>
        <w:rPr>
          <w:rFonts w:hint="eastAsia"/>
        </w:rPr>
        <w:t>위해서</w:t>
      </w:r>
      <w:r>
        <w:rPr>
          <w:rFonts w:hint="eastAsia"/>
        </w:rPr>
        <w:t>,</w:t>
      </w:r>
      <w:r>
        <w:t xml:space="preserve"> DB</w:t>
      </w:r>
      <w:r>
        <w:rPr>
          <w:rFonts w:hint="eastAsia"/>
        </w:rPr>
        <w:t>에</w:t>
      </w:r>
      <w:r>
        <w:rPr>
          <w:rFonts w:hint="eastAsia"/>
        </w:rPr>
        <w:t xml:space="preserve"> </w:t>
      </w:r>
      <w:r>
        <w:rPr>
          <w:rFonts w:hint="eastAsia"/>
        </w:rPr>
        <w:t>저장되는</w:t>
      </w:r>
      <w:r>
        <w:rPr>
          <w:rFonts w:hint="eastAsia"/>
        </w:rPr>
        <w:t xml:space="preserve"> </w:t>
      </w:r>
      <w:r>
        <w:rPr>
          <w:rFonts w:hint="eastAsia"/>
        </w:rPr>
        <w:t>항목을</w:t>
      </w:r>
      <w:r>
        <w:rPr>
          <w:rFonts w:hint="eastAsia"/>
        </w:rPr>
        <w:t xml:space="preserve"> ORM</w:t>
      </w:r>
      <w:r>
        <w:t xml:space="preserve"> </w:t>
      </w:r>
      <w:r>
        <w:rPr>
          <w:rFonts w:hint="eastAsia"/>
        </w:rPr>
        <w:t>Model</w:t>
      </w:r>
      <w:r>
        <w:rPr>
          <w:rFonts w:hint="eastAsia"/>
        </w:rPr>
        <w:t>로</w:t>
      </w:r>
      <w:r>
        <w:rPr>
          <w:rFonts w:hint="eastAsia"/>
        </w:rPr>
        <w:t xml:space="preserve"> </w:t>
      </w:r>
      <w:r>
        <w:rPr>
          <w:rFonts w:hint="eastAsia"/>
        </w:rPr>
        <w:t>추상화</w:t>
      </w:r>
      <w:r>
        <w:rPr>
          <w:rFonts w:hint="eastAsia"/>
        </w:rPr>
        <w:t xml:space="preserve"> </w:t>
      </w:r>
      <w:r>
        <w:rPr>
          <w:rFonts w:hint="eastAsia"/>
        </w:rPr>
        <w:t>해서</w:t>
      </w:r>
      <w:r>
        <w:rPr>
          <w:rFonts w:hint="eastAsia"/>
        </w:rPr>
        <w:t xml:space="preserve"> </w:t>
      </w:r>
      <w:r>
        <w:rPr>
          <w:rFonts w:hint="eastAsia"/>
        </w:rPr>
        <w:t>사용하며</w:t>
      </w:r>
      <w:r>
        <w:rPr>
          <w:rFonts w:hint="eastAsia"/>
        </w:rPr>
        <w:t xml:space="preserve">, ORM </w:t>
      </w:r>
      <w:r>
        <w:t>Model</w:t>
      </w:r>
      <w:r>
        <w:rPr>
          <w:rFonts w:hint="eastAsia"/>
        </w:rPr>
        <w:t>은</w:t>
      </w:r>
      <w:r>
        <w:rPr>
          <w:rFonts w:hint="eastAsia"/>
        </w:rPr>
        <w:t xml:space="preserve"> </w:t>
      </w:r>
      <w:r>
        <w:rPr>
          <w:rFonts w:hint="eastAsia"/>
        </w:rPr>
        <w:t>추상화된</w:t>
      </w:r>
      <w:r>
        <w:rPr>
          <w:rFonts w:hint="eastAsia"/>
        </w:rPr>
        <w:t xml:space="preserve"> </w:t>
      </w:r>
      <w:r>
        <w:t>class</w:t>
      </w:r>
      <w:r>
        <w:rPr>
          <w:rFonts w:hint="eastAsia"/>
        </w:rPr>
        <w:t>에</w:t>
      </w:r>
      <w:r>
        <w:rPr>
          <w:rFonts w:hint="eastAsia"/>
        </w:rPr>
        <w:t xml:space="preserve"> </w:t>
      </w:r>
      <w:r>
        <w:rPr>
          <w:rFonts w:hint="eastAsia"/>
        </w:rPr>
        <w:t>대해서</w:t>
      </w:r>
      <w:r>
        <w:rPr>
          <w:rFonts w:hint="eastAsia"/>
        </w:rPr>
        <w:t xml:space="preserve"> </w:t>
      </w:r>
      <w:r>
        <w:rPr>
          <w:rFonts w:hint="eastAsia"/>
        </w:rPr>
        <w:t>구체적인</w:t>
      </w:r>
      <w:r>
        <w:rPr>
          <w:rFonts w:hint="eastAsia"/>
        </w:rPr>
        <w:t xml:space="preserve"> </w:t>
      </w:r>
      <w:r>
        <w:t xml:space="preserve">SQL </w:t>
      </w:r>
      <w:r>
        <w:rPr>
          <w:rFonts w:hint="eastAsia"/>
        </w:rPr>
        <w:t>언어로</w:t>
      </w:r>
      <w:r>
        <w:rPr>
          <w:rFonts w:hint="eastAsia"/>
        </w:rPr>
        <w:t xml:space="preserve"> </w:t>
      </w:r>
      <w:r>
        <w:rPr>
          <w:rFonts w:hint="eastAsia"/>
        </w:rPr>
        <w:t>변환해서</w:t>
      </w:r>
      <w:r>
        <w:rPr>
          <w:rFonts w:hint="eastAsia"/>
        </w:rPr>
        <w:t xml:space="preserve"> DBMS</w:t>
      </w:r>
      <w:r>
        <w:rPr>
          <w:rFonts w:hint="eastAsia"/>
        </w:rPr>
        <w:t>에</w:t>
      </w:r>
      <w:r>
        <w:rPr>
          <w:rFonts w:hint="eastAsia"/>
        </w:rPr>
        <w:t xml:space="preserve"> </w:t>
      </w:r>
      <w:r>
        <w:rPr>
          <w:rFonts w:hint="eastAsia"/>
        </w:rPr>
        <w:t>요청을</w:t>
      </w:r>
      <w:r>
        <w:rPr>
          <w:rFonts w:hint="eastAsia"/>
        </w:rPr>
        <w:t xml:space="preserve"> </w:t>
      </w:r>
      <w:r>
        <w:rPr>
          <w:rFonts w:hint="eastAsia"/>
        </w:rPr>
        <w:t>합니다</w:t>
      </w:r>
      <w:r>
        <w:rPr>
          <w:rFonts w:hint="eastAsia"/>
        </w:rPr>
        <w:t>.</w:t>
      </w:r>
    </w:p>
    <w:p w:rsidR="00F42B8D" w:rsidRPr="00A23285" w:rsidRDefault="00DF0BD8">
      <w:r w:rsidRPr="00A23285">
        <w:rPr>
          <w:noProof/>
        </w:rPr>
        <w:lastRenderedPageBreak/>
        <w:drawing>
          <wp:anchor distT="0" distB="144145" distL="114300" distR="114300" simplePos="0" relativeHeight="251661312" behindDoc="0" locked="0" layoutInCell="1" allowOverlap="1">
            <wp:simplePos x="0" y="0"/>
            <wp:positionH relativeFrom="margin">
              <wp:align>center</wp:align>
            </wp:positionH>
            <wp:positionV relativeFrom="paragraph">
              <wp:posOffset>236220</wp:posOffset>
            </wp:positionV>
            <wp:extent cx="6127200" cy="4323600"/>
            <wp:effectExtent l="0" t="0" r="6985" b="1270"/>
            <wp:wrapTopAndBottom/>
            <wp:docPr id="819" name="그림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200" cy="4323600"/>
                    </a:xfrm>
                    <a:prstGeom prst="rect">
                      <a:avLst/>
                    </a:prstGeom>
                    <a:noFill/>
                  </pic:spPr>
                </pic:pic>
              </a:graphicData>
            </a:graphic>
          </wp:anchor>
        </w:drawing>
      </w:r>
    </w:p>
    <w:p w:rsidR="00F42B8D" w:rsidRPr="00A23285" w:rsidRDefault="00892D31">
      <w:pPr>
        <w:jc w:val="center"/>
      </w:pPr>
      <w:r w:rsidRPr="00A23285">
        <w:rPr>
          <w:b/>
        </w:rPr>
        <w:t>Figure 6.5  IoT Server class structure decomposition — switching to a static perspective and focusing on the structure of the Web Server.</w:t>
      </w:r>
    </w:p>
    <w:p w:rsidR="00F42B8D" w:rsidRPr="00A23285" w:rsidRDefault="00F42B8D"/>
    <w:p w:rsidR="00DF0BD8" w:rsidRPr="00A23285" w:rsidRDefault="00DF0BD8"/>
    <w:p w:rsidR="004656D8" w:rsidRPr="00A23285" w:rsidRDefault="004656D8">
      <w:pPr>
        <w:rPr>
          <w:b/>
        </w:rPr>
      </w:pPr>
      <w:r w:rsidRPr="00A23285">
        <w:rPr>
          <w:b/>
        </w:rPr>
        <w:br w:type="page"/>
      </w:r>
    </w:p>
    <w:p w:rsidR="00F42B8D" w:rsidRPr="00A23285" w:rsidRDefault="00892D31">
      <w:r w:rsidRPr="00A23285">
        <w:rPr>
          <w:b/>
        </w:rPr>
        <w:lastRenderedPageBreak/>
        <w:t>Table 6.11  Element Responsibility Catalog for Static Decomposition</w:t>
      </w:r>
    </w:p>
    <w:tbl>
      <w:tblPr>
        <w:tblStyle w:val="aff2"/>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D937FE">
              <w:t>Figure 6.5</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Web Framework</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structures and methods for web applications.</w:t>
            </w:r>
          </w:p>
          <w:p w:rsidR="00F42B8D" w:rsidRPr="00A23285" w:rsidRDefault="00892D31">
            <w:pPr>
              <w:numPr>
                <w:ilvl w:val="0"/>
                <w:numId w:val="20"/>
              </w:numPr>
              <w:spacing w:line="240" w:lineRule="auto"/>
              <w:ind w:hanging="360"/>
              <w:contextualSpacing/>
            </w:pPr>
            <w:r w:rsidRPr="00A23285">
              <w:t xml:space="preserve">Common methods for sending and </w:t>
            </w:r>
            <w:r w:rsidR="009F4F9D" w:rsidRPr="00A23285">
              <w:t>receiving</w:t>
            </w:r>
            <w:r w:rsidRPr="00A23285">
              <w:t xml:space="preserve"> via HTTP/HTTPS.</w:t>
            </w:r>
          </w:p>
          <w:p w:rsidR="00F42B8D" w:rsidRPr="00A23285" w:rsidRDefault="00892D31">
            <w:pPr>
              <w:numPr>
                <w:ilvl w:val="0"/>
                <w:numId w:val="20"/>
              </w:numPr>
              <w:spacing w:line="240" w:lineRule="auto"/>
              <w:ind w:hanging="360"/>
              <w:contextualSpacing/>
            </w:pPr>
            <w:r w:rsidRPr="00A23285">
              <w:t xml:space="preserve">Provide MVC template engine.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Views</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 xml:space="preserve">Providing UI (User Interface) using static assets such as HTML/CSS/images. For dynamic contents, the template engine from the Web Framework would </w:t>
            </w:r>
            <w:r w:rsidR="009F4F9D" w:rsidRPr="00A23285">
              <w:t>use</w:t>
            </w:r>
            <w:r w:rsidRPr="00A23285">
              <w: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Account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sign up.</w:t>
            </w:r>
          </w:p>
          <w:p w:rsidR="00F42B8D" w:rsidRPr="00A23285" w:rsidRDefault="00892D31">
            <w:pPr>
              <w:numPr>
                <w:ilvl w:val="0"/>
                <w:numId w:val="20"/>
              </w:numPr>
              <w:spacing w:line="240" w:lineRule="auto"/>
              <w:ind w:hanging="360"/>
              <w:contextualSpacing/>
            </w:pPr>
            <w:r w:rsidRPr="00A23285">
              <w:t>Provide API for user identification (email confirmation)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Profile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Provide API for retrieve detail profile information.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User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Provide API for retrieve user </w:t>
            </w:r>
            <w:r w:rsidR="009F4F9D" w:rsidRPr="00A23285">
              <w:t>information</w:t>
            </w:r>
            <w:r w:rsidRPr="00A23285">
              <w:t>.</w:t>
            </w:r>
          </w:p>
          <w:p w:rsidR="00F42B8D" w:rsidRPr="00A23285" w:rsidRDefault="00892D31">
            <w:pPr>
              <w:numPr>
                <w:ilvl w:val="0"/>
                <w:numId w:val="20"/>
              </w:numPr>
              <w:spacing w:line="240" w:lineRule="auto"/>
              <w:ind w:hanging="360"/>
              <w:contextualSpacing/>
            </w:pPr>
            <w:r w:rsidRPr="00A23285">
              <w:t>Provide API for register SA node.</w:t>
            </w:r>
          </w:p>
          <w:p w:rsidR="00F42B8D" w:rsidRPr="00A23285" w:rsidRDefault="00892D31">
            <w:pPr>
              <w:numPr>
                <w:ilvl w:val="0"/>
                <w:numId w:val="20"/>
              </w:numPr>
              <w:spacing w:line="240" w:lineRule="auto"/>
              <w:ind w:hanging="360"/>
              <w:contextualSpacing/>
            </w:pPr>
            <w:r w:rsidRPr="00A23285">
              <w:t>Provide API for sharing and transfer SA node to other user.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Session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validate token.</w:t>
            </w:r>
          </w:p>
          <w:p w:rsidR="00F42B8D" w:rsidRPr="00A23285" w:rsidRDefault="00892D31">
            <w:pPr>
              <w:numPr>
                <w:ilvl w:val="0"/>
                <w:numId w:val="20"/>
              </w:numPr>
              <w:spacing w:line="240" w:lineRule="auto"/>
              <w:ind w:hanging="360"/>
              <w:contextualSpacing/>
            </w:pPr>
            <w:r w:rsidRPr="00A23285">
              <w:t>Provide API for refresh token.</w:t>
            </w:r>
          </w:p>
          <w:p w:rsidR="00F42B8D" w:rsidRPr="00A23285" w:rsidRDefault="00892D31">
            <w:pPr>
              <w:numPr>
                <w:ilvl w:val="0"/>
                <w:numId w:val="20"/>
              </w:numPr>
              <w:spacing w:line="240" w:lineRule="auto"/>
              <w:ind w:hanging="360"/>
              <w:contextualSpacing/>
            </w:pPr>
            <w:r w:rsidRPr="00A23285">
              <w:t>Provide API for revoke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Log</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Provide API for get logged sensor status and user access history within configured time windows.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Decorator</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pre-request and post-request handling.</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Argument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whether input argument (parameter) is valid or not.  For example checking </w:t>
            </w:r>
            <w:r w:rsidR="009F4F9D" w:rsidRPr="00A23285">
              <w:t>existence</w:t>
            </w:r>
            <w:r w:rsidRPr="00A23285">
              <w:t xml:space="preserve"> </w:t>
            </w:r>
            <w:r w:rsidR="009F4F9D" w:rsidRPr="00A23285">
              <w:t>of mandatory</w:t>
            </w:r>
            <w:r w:rsidRPr="00A23285">
              <w:t xml:space="preserve"> </w:t>
            </w:r>
            <w:r w:rsidR="009F4F9D" w:rsidRPr="00A23285">
              <w:t>parameter</w:t>
            </w:r>
            <w:r w:rsidRPr="00A23285">
              <w:t xml:space="preserve"> and </w:t>
            </w:r>
            <w:r w:rsidR="009F4F9D" w:rsidRPr="00A23285">
              <w:t>its</w:t>
            </w:r>
            <w:r w:rsidRPr="00A23285">
              <w:t xml:space="preserve"> value.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Session / Auth Check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Common utility function for check validity of input session and </w:t>
            </w:r>
            <w:r w:rsidR="009F4F9D" w:rsidRPr="00A23285">
              <w:t>authentication</w:t>
            </w:r>
            <w:r w:rsidRPr="00A23285">
              <w:t xml:space="preserve"> of user app client.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ORM Model</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translate class definition with SQL query statement.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mysql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Token handling Module</w:t>
            </w:r>
          </w:p>
        </w:tc>
        <w:tc>
          <w:tcPr>
            <w:tcW w:w="4038" w:type="pct"/>
            <w:tcMar>
              <w:top w:w="100" w:type="dxa"/>
              <w:left w:w="100" w:type="dxa"/>
              <w:bottom w:w="100" w:type="dxa"/>
              <w:right w:w="100" w:type="dxa"/>
            </w:tcMar>
          </w:tcPr>
          <w:p w:rsidR="00F42B8D" w:rsidRPr="00A23285" w:rsidRDefault="00892D31" w:rsidP="00D27662">
            <w:pPr>
              <w:numPr>
                <w:ilvl w:val="0"/>
                <w:numId w:val="45"/>
              </w:numPr>
              <w:spacing w:line="240" w:lineRule="auto"/>
              <w:ind w:hanging="360"/>
              <w:contextualSpacing/>
            </w:pPr>
            <w:r w:rsidRPr="00A23285">
              <w:t>Common utility function for generating and management OTP token.</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mongoDB database.</w:t>
            </w:r>
          </w:p>
        </w:tc>
      </w:tr>
    </w:tbl>
    <w:p w:rsidR="00F42B8D" w:rsidRPr="00A23285" w:rsidRDefault="00F42B8D"/>
    <w:p w:rsidR="004656D8" w:rsidRPr="00A23285" w:rsidRDefault="004656D8">
      <w:pPr>
        <w:rPr>
          <w:b/>
        </w:rPr>
      </w:pPr>
      <w:r w:rsidRPr="00A23285">
        <w:rPr>
          <w:b/>
        </w:rPr>
        <w:br w:type="page"/>
      </w:r>
    </w:p>
    <w:p w:rsidR="00F42B8D" w:rsidRPr="00A23285" w:rsidRDefault="00892D31">
      <w:r w:rsidRPr="00A23285">
        <w:rPr>
          <w:b/>
        </w:rPr>
        <w:lastRenderedPageBreak/>
        <w:t>Table 6.12  Relationship Responsibility Catalog for Static Decomposition</w:t>
      </w:r>
    </w:p>
    <w:tbl>
      <w:tblPr>
        <w:tblStyle w:val="aff3"/>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D937FE">
              <w:t>Figure 6.5</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1504950" cy="567690"/>
                      <wp:effectExtent l="0" t="0" r="635" b="0"/>
                      <wp:docPr id="48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04950" cy="567690"/>
                                <a:chOff x="29868" y="16951"/>
                                <a:chExt cx="17279" cy="5068"/>
                              </a:xfrm>
                            </wpg:grpSpPr>
                            <wpg:grpSp>
                              <wpg:cNvPr id="481" name="그룹 360"/>
                              <wpg:cNvGrpSpPr>
                                <a:grpSpLocks/>
                              </wpg:cNvGrpSpPr>
                              <wpg:grpSpPr bwMode="auto">
                                <a:xfrm>
                                  <a:off x="29868" y="16951"/>
                                  <a:ext cx="17280" cy="5068"/>
                                  <a:chOff x="38839" y="60970"/>
                                  <a:chExt cx="17279" cy="5068"/>
                                </a:xfrm>
                              </wpg:grpSpPr>
                              <wps:wsp>
                                <wps:cNvPr id="482" name="Text Box 361"/>
                                <wps:cNvSpPr txBox="1">
                                  <a:spLocks noChangeArrowheads="1"/>
                                </wps:cNvSpPr>
                                <wps:spPr bwMode="auto">
                                  <a:xfrm>
                                    <a:off x="38839" y="626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X</w:t>
                                      </w:r>
                                    </w:p>
                                  </w:txbxContent>
                                </wps:txbx>
                                <wps:bodyPr rot="0" vert="horz" wrap="square" lIns="91425" tIns="91425" rIns="91425" bIns="91425" anchor="t" anchorCtr="0" upright="1">
                                  <a:noAutofit/>
                                </wps:bodyPr>
                              </wps:wsp>
                              <wps:wsp>
                                <wps:cNvPr id="483" name="직선 화살표 연결선 362"/>
                                <wps:cNvCnPr>
                                  <a:cxnSpLocks noChangeShapeType="1"/>
                                </wps:cNvCnPr>
                                <wps:spPr bwMode="auto">
                                  <a:xfrm>
                                    <a:off x="41506" y="64362"/>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484" name="Text Box 363"/>
                                <wps:cNvSpPr txBox="1">
                                  <a:spLocks noChangeArrowheads="1"/>
                                </wps:cNvSpPr>
                                <wps:spPr bwMode="auto">
                                  <a:xfrm>
                                    <a:off x="44743" y="626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Y</w:t>
                                      </w:r>
                                    </w:p>
                                  </w:txbxContent>
                                </wps:txbx>
                                <wps:bodyPr rot="0" vert="horz" wrap="square" lIns="91425" tIns="91425" rIns="91425" bIns="91425" anchor="t" anchorCtr="0" upright="1">
                                  <a:noAutofit/>
                                </wps:bodyPr>
                              </wps:wsp>
                              <wps:wsp>
                                <wps:cNvPr id="485" name="Text Box 364"/>
                                <wps:cNvSpPr txBox="1">
                                  <a:spLocks noChangeArrowheads="1"/>
                                </wps:cNvSpPr>
                                <wps:spPr bwMode="auto">
                                  <a:xfrm>
                                    <a:off x="47851" y="60970"/>
                                    <a:ext cx="8268"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Module X</w:t>
                                      </w:r>
                                    </w:p>
                                    <w:p w:rsidR="007E4E98" w:rsidRDefault="007E4E98">
                                      <w:pPr>
                                        <w:spacing w:line="240" w:lineRule="auto"/>
                                        <w:textDirection w:val="btLr"/>
                                      </w:pPr>
                                      <w:r>
                                        <w:rPr>
                                          <w:rFonts w:eastAsia="Arial"/>
                                          <w:sz w:val="24"/>
                                        </w:rPr>
                                        <w:t>Uses</w:t>
                                      </w:r>
                                      <w:r>
                                        <w:rPr>
                                          <w:rFonts w:eastAsia="Arial"/>
                                          <w:sz w:val="24"/>
                                        </w:rPr>
                                        <w:br/>
                                        <w:t>Module Y</w:t>
                                      </w:r>
                                    </w:p>
                                  </w:txbxContent>
                                </wps:txbx>
                                <wps:bodyPr rot="0" vert="horz" wrap="square" lIns="91425" tIns="91425" rIns="91425" bIns="91425" anchor="t" anchorCtr="0" upright="1">
                                  <a:noAutofit/>
                                </wps:bodyPr>
                              </wps:wsp>
                            </wpg:grpSp>
                          </wpg:wgp>
                        </a:graphicData>
                      </a:graphic>
                    </wp:inline>
                  </w:drawing>
                </mc:Choice>
                <mc:Fallback>
                  <w:pict>
                    <v:group id="Group 46" o:spid="_x0000_s1065" style="width:118.5pt;height:44.7pt;mso-position-horizontal-relative:char;mso-position-vertical-relative:line" coordorigin="29868,16951" coordsize="17279,5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">
                      <v:group id="그룹 360" o:spid="_x0000_s1066" style="position:absolute;left:29868;top:16951;width:17280;height:5068" coordorigin="38839,60970" coordsize="17279,50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WfGcQAAADcAAAADwAAAGRycy9kb3ducmV2LnhtbESPQYvCMBSE78L+h/CE&#10;vWnaXV2kGkXEXTyIoC6It0fzbIvNS2liW/+9EQSPw8x8w8wWnSlFQ7UrLCuIhxEI4tTqgjMF/8ff&#10;wQSE88gaS8uk4E4OFvOP3gwTbVveU3PwmQgQdgkqyL2vEildmpNBN7QVcfAutjbog6wzqWtsA9yU&#10;8iuKfqTBgsNCjhWtckqvh5tR8Ndiu/yO1832elndz8fx7rSNSanPfrecgvDU+Xf41d5oBaNJDM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DWfGcQAAADcAAAA&#10;DwAAAAAAAAAAAAAAAACqAgAAZHJzL2Rvd25yZXYueG1sUEsFBgAAAAAEAAQA+gAAAJsDAAAAAA==&#10;">
                        <v:shape id="Text Box 361" o:spid="_x0000_s1067" type="#_x0000_t202" style="position:absolute;left:38839;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QIE8gA&#10;AADcAAAADwAAAGRycy9kb3ducmV2LnhtbESPQUsDMRSE7wX/Q3hCL9JmW6TUtWmRQksRirhK0dtj&#10;83YT3bxsN7Fd/fVGEHocZuYbZrHqXSNO1AXrWcFknIEgLr22XCt4fdmM5iBCRNbYeCYF3xRgtbwa&#10;LDDX/szPdCpiLRKEQ44KTIxtLmUoDTkMY98SJ6/yncOYZFdL3eE5wV0jp1k2kw4tpwWDLa0NlZ/F&#10;l1Nwd3i7qd6t+am3Tx+zalfs7fFxr9Twun+4BxGpj5fwf3unFdzOp/B3Jh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hAgT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X</w:t>
                                </w:r>
                              </w:p>
                            </w:txbxContent>
                          </v:textbox>
                        </v:shape>
                        <v:shape id="직선 화살표 연결선 362" o:spid="_x0000_s1068" type="#_x0000_t32" style="position:absolute;left:41506;top:643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G5AMQAAADcAAAADwAAAGRycy9kb3ducmV2LnhtbESPS2vDMBCE74X+B7GF3Bq5eRTjWg6h&#10;oZD0lsfBx8VaP1prZSQ1cf59VAjkOMzMN0y+Gk0vzuR8Z1nB2zQBQVxZ3XGj4HT8ek1B+ICssbdM&#10;Cq7kYVU8P+WYaXvhPZ0PoRERwj5DBW0IQyalr1oy6Kd2II5ebZ3BEKVrpHZ4iXDTy1mSvEuDHceF&#10;Fgf6bKn6PfwZBWXt6tOabL8Z0/J7ILcsf3Y7pSYv4/oDRKAxPML39lYrWKRz+D8Tj4As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IbkAxAAAANwAAAAPAAAAAAAAAAAA&#10;AAAAAKECAABkcnMvZG93bnJldi54bWxQSwUGAAAAAAQABAD5AAAAkgMAAAAA&#10;" strokeweight="1.5pt">
                          <v:stroke startarrowwidth="wide" startarrowlength="long" endarrow="classic" endarrowwidth="wide" endarrowlength="long"/>
                        </v:shape>
                        <v:shape id="Text Box 363" o:spid="_x0000_s1069" type="#_x0000_t202" style="position:absolute;left:44743;top:626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E1/MgA&#10;AADcAAAADwAAAGRycy9kb3ducmV2LnhtbESPQUsDMRSE74L/ITyhF2mzLaXUtWmRgqUUirhK0dtj&#10;83YT3bysm7Rd/fWNIHgcZuYbZrHqXSNO1AXrWcF4lIEgLr22XCt4fXkczkGEiKyx8UwKvinAanl9&#10;tcBc+zM/06mItUgQDjkqMDG2uZShNOQwjHxLnLzKdw5jkl0tdYfnBHeNnGTZTDq0nBYMtrQ2VH4W&#10;R6fg7vB2W71b81Nvnj5m1bbY26/dXqnBTf9wDyJSH//Df+2tVjCdT+H3TDoCcnk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ITX8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Y</w:t>
                                </w:r>
                              </w:p>
                            </w:txbxContent>
                          </v:textbox>
                        </v:shape>
                        <v:shape id="Text Box 364" o:spid="_x0000_s1070" type="#_x0000_t202" style="position:absolute;left:47851;top:60970;width:8268;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2QZ8gA&#10;AADcAAAADwAAAGRycy9kb3ducmV2LnhtbESPQUsDMRSE74L/ITyhF7FZpZa6Ni0iWEqhiGspents&#10;3m6im5d1k7bb/vpGEDwOM/MNM533rhF76oL1rOB2mIEgLr22XCvYvL/cTECEiKyx8UwKjhRgPru8&#10;mGKu/YHfaF/EWiQIhxwVmBjbXMpQGnIYhr4lTl7lO4cxya6WusNDgrtG3mXZWDq0nBYMtvRsqPwu&#10;dk7Bw/bjuvq05lQvXr/G1bJY25/VWqnBVf/0CCJSH//Df+2lVjCa3MPvmXQE5O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bZBnyAAAANwAAAAPAAAAAAAAAAAAAAAAAJgCAABk&#10;cnMvZG93bnJldi54bWxQSwUGAAAAAAQABAD1AAAAjQMAAAAA&#10;" filled="f" stroked="f">
                          <v:textbox inset="2.53958mm,2.53958mm,2.53958mm,2.53958mm">
                            <w:txbxContent>
                              <w:p w:rsidR="007E4E98" w:rsidRDefault="007E4E98">
                                <w:pPr>
                                  <w:spacing w:line="240" w:lineRule="auto"/>
                                  <w:textDirection w:val="btLr"/>
                                </w:pPr>
                                <w:r>
                                  <w:rPr>
                                    <w:rFonts w:eastAsia="Arial"/>
                                    <w:sz w:val="24"/>
                                  </w:rPr>
                                  <w:t>Module X</w:t>
                                </w:r>
                              </w:p>
                              <w:p w:rsidR="007E4E98" w:rsidRDefault="007E4E98">
                                <w:pPr>
                                  <w:spacing w:line="240" w:lineRule="auto"/>
                                  <w:textDirection w:val="btLr"/>
                                </w:pPr>
                                <w:r>
                                  <w:rPr>
                                    <w:rFonts w:eastAsia="Arial"/>
                                    <w:sz w:val="24"/>
                                  </w:rPr>
                                  <w:t>Uses</w:t>
                                </w:r>
                                <w:r>
                                  <w:rPr>
                                    <w:rFonts w:eastAsia="Arial"/>
                                    <w:sz w:val="24"/>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C34D89" w:rsidRDefault="00C34D89">
      <w:r>
        <w:rPr>
          <w:rFonts w:hint="eastAsia"/>
        </w:rPr>
        <w:t>[</w:t>
      </w:r>
      <w:r>
        <w:rPr>
          <w:rFonts w:hint="eastAsia"/>
        </w:rPr>
        <w:t>원본</w:t>
      </w:r>
      <w:r>
        <w:rPr>
          <w:rFonts w:hint="eastAsia"/>
        </w:rPr>
        <w:t>]</w:t>
      </w:r>
    </w:p>
    <w:p w:rsidR="00F42B8D" w:rsidRPr="00A23285" w:rsidRDefault="00892D31">
      <w:r w:rsidRPr="00A23285">
        <w:t xml:space="preserve">Event Manger is consist of various Modules using MQTT Binding Modules.  Event Daemon instantiate Logger Module, Rule Management Module, Push Notification Module and Heartbeat Module.  Each Module subscribe </w:t>
      </w:r>
      <w:proofErr w:type="spellStart"/>
      <w:r w:rsidRPr="00A23285">
        <w:t>it’s</w:t>
      </w:r>
      <w:proofErr w:type="spellEnd"/>
      <w:r w:rsidRPr="00A23285">
        <w:t xml:space="preserve"> own unique topics and has related callback.  </w:t>
      </w:r>
    </w:p>
    <w:p w:rsidR="00F42B8D" w:rsidRDefault="00F42B8D"/>
    <w:p w:rsidR="00C34D89" w:rsidRDefault="00C34D89">
      <w:r>
        <w:rPr>
          <w:rFonts w:hint="eastAsia"/>
        </w:rPr>
        <w:t>[revise-</w:t>
      </w:r>
      <w:r>
        <w:rPr>
          <w:rFonts w:hint="eastAsia"/>
        </w:rPr>
        <w:t>한글</w:t>
      </w:r>
      <w:r>
        <w:rPr>
          <w:rFonts w:hint="eastAsia"/>
        </w:rPr>
        <w:t>]</w:t>
      </w:r>
    </w:p>
    <w:p w:rsidR="00C34D89" w:rsidRPr="00A23285" w:rsidRDefault="00C34D89">
      <w:pPr>
        <w:rPr>
          <w:rFonts w:hint="eastAsia"/>
        </w:rPr>
      </w:pPr>
      <w:r>
        <w:t>Event Manager</w:t>
      </w:r>
      <w:r>
        <w:rPr>
          <w:rFonts w:hint="eastAsia"/>
        </w:rPr>
        <w:t>는</w:t>
      </w:r>
      <w:r>
        <w:rPr>
          <w:rFonts w:hint="eastAsia"/>
        </w:rPr>
        <w:t xml:space="preserve"> MQTT Binding Module</w:t>
      </w:r>
      <w:r>
        <w:rPr>
          <w:rFonts w:hint="eastAsia"/>
        </w:rPr>
        <w:t>을</w:t>
      </w:r>
      <w:r>
        <w:rPr>
          <w:rFonts w:hint="eastAsia"/>
        </w:rPr>
        <w:t xml:space="preserve"> </w:t>
      </w:r>
      <w:r>
        <w:rPr>
          <w:rFonts w:hint="eastAsia"/>
        </w:rPr>
        <w:t>사용해서</w:t>
      </w:r>
      <w:r>
        <w:rPr>
          <w:rFonts w:hint="eastAsia"/>
        </w:rPr>
        <w:t xml:space="preserve">, </w:t>
      </w:r>
      <w:r>
        <w:t>Event Bus</w:t>
      </w:r>
      <w:r>
        <w:rPr>
          <w:rFonts w:hint="eastAsia"/>
        </w:rPr>
        <w:t>에서</w:t>
      </w:r>
      <w:r>
        <w:rPr>
          <w:rFonts w:hint="eastAsia"/>
        </w:rPr>
        <w:t xml:space="preserve"> </w:t>
      </w:r>
      <w:r>
        <w:rPr>
          <w:rFonts w:hint="eastAsia"/>
        </w:rPr>
        <w:t>발생하는</w:t>
      </w:r>
      <w:r>
        <w:rPr>
          <w:rFonts w:hint="eastAsia"/>
        </w:rPr>
        <w:t xml:space="preserve"> </w:t>
      </w:r>
      <w:r>
        <w:t>Event</w:t>
      </w:r>
      <w:r>
        <w:rPr>
          <w:rFonts w:hint="eastAsia"/>
        </w:rPr>
        <w:t>를</w:t>
      </w:r>
      <w:r>
        <w:rPr>
          <w:rFonts w:hint="eastAsia"/>
        </w:rPr>
        <w:t xml:space="preserve"> </w:t>
      </w:r>
      <w:r>
        <w:rPr>
          <w:rFonts w:hint="eastAsia"/>
        </w:rPr>
        <w:t>수신하고</w:t>
      </w:r>
      <w:r>
        <w:rPr>
          <w:rFonts w:hint="eastAsia"/>
        </w:rPr>
        <w:t>, Event Bus</w:t>
      </w:r>
      <w:r>
        <w:rPr>
          <w:rFonts w:hint="eastAsia"/>
        </w:rPr>
        <w:t>에</w:t>
      </w:r>
      <w:r>
        <w:rPr>
          <w:rFonts w:hint="eastAsia"/>
        </w:rPr>
        <w:t xml:space="preserve"> </w:t>
      </w:r>
      <w:r>
        <w:rPr>
          <w:rFonts w:hint="eastAsia"/>
        </w:rPr>
        <w:t>새로운</w:t>
      </w:r>
      <w:r>
        <w:rPr>
          <w:rFonts w:hint="eastAsia"/>
        </w:rPr>
        <w:t xml:space="preserve"> </w:t>
      </w:r>
      <w:r>
        <w:t>Event</w:t>
      </w:r>
      <w:r>
        <w:rPr>
          <w:rFonts w:hint="eastAsia"/>
        </w:rPr>
        <w:t>를</w:t>
      </w:r>
      <w:r>
        <w:rPr>
          <w:rFonts w:hint="eastAsia"/>
        </w:rPr>
        <w:t xml:space="preserve"> </w:t>
      </w:r>
      <w:r>
        <w:rPr>
          <w:rFonts w:hint="eastAsia"/>
        </w:rPr>
        <w:t>발생</w:t>
      </w:r>
      <w:r>
        <w:rPr>
          <w:rFonts w:hint="eastAsia"/>
        </w:rPr>
        <w:t xml:space="preserve"> </w:t>
      </w:r>
      <w:r>
        <w:rPr>
          <w:rFonts w:hint="eastAsia"/>
        </w:rPr>
        <w:t>시킵니다</w:t>
      </w:r>
      <w:r>
        <w:rPr>
          <w:rFonts w:hint="eastAsia"/>
        </w:rPr>
        <w:t>.</w:t>
      </w:r>
      <w:r>
        <w:t xml:space="preserve"> </w:t>
      </w:r>
      <w:r>
        <w:rPr>
          <w:rFonts w:hint="eastAsia"/>
        </w:rPr>
        <w:t>사용자에</w:t>
      </w:r>
      <w:r>
        <w:rPr>
          <w:rFonts w:hint="eastAsia"/>
        </w:rPr>
        <w:t xml:space="preserve"> </w:t>
      </w:r>
      <w:r>
        <w:rPr>
          <w:rFonts w:hint="eastAsia"/>
        </w:rPr>
        <w:t>대한</w:t>
      </w:r>
      <w:r>
        <w:rPr>
          <w:rFonts w:hint="eastAsia"/>
        </w:rPr>
        <w:t xml:space="preserve"> </w:t>
      </w:r>
      <w:r>
        <w:rPr>
          <w:rFonts w:hint="eastAsia"/>
        </w:rPr>
        <w:t>정보를</w:t>
      </w:r>
      <w:r>
        <w:rPr>
          <w:rFonts w:hint="eastAsia"/>
        </w:rPr>
        <w:t xml:space="preserve"> </w:t>
      </w:r>
      <w:r>
        <w:rPr>
          <w:rFonts w:hint="eastAsia"/>
        </w:rPr>
        <w:t>조회할</w:t>
      </w:r>
      <w:r>
        <w:rPr>
          <w:rFonts w:hint="eastAsia"/>
        </w:rPr>
        <w:t xml:space="preserve"> </w:t>
      </w:r>
      <w:r>
        <w:rPr>
          <w:rFonts w:hint="eastAsia"/>
        </w:rPr>
        <w:t>필요가</w:t>
      </w:r>
      <w:r>
        <w:rPr>
          <w:rFonts w:hint="eastAsia"/>
        </w:rPr>
        <w:t xml:space="preserve"> </w:t>
      </w:r>
      <w:r>
        <w:rPr>
          <w:rFonts w:hint="eastAsia"/>
        </w:rPr>
        <w:t>있는</w:t>
      </w:r>
      <w:r>
        <w:rPr>
          <w:rFonts w:hint="eastAsia"/>
        </w:rPr>
        <w:t xml:space="preserve"> </w:t>
      </w:r>
      <w:r>
        <w:t>Push Notification Module</w:t>
      </w:r>
      <w:r>
        <w:rPr>
          <w:rFonts w:hint="eastAsia"/>
        </w:rPr>
        <w:t>과</w:t>
      </w:r>
      <w:r>
        <w:rPr>
          <w:rFonts w:hint="eastAsia"/>
        </w:rPr>
        <w:t xml:space="preserve"> </w:t>
      </w:r>
      <w:r>
        <w:t>Rule M</w:t>
      </w:r>
      <w:r>
        <w:rPr>
          <w:rFonts w:hint="eastAsia"/>
        </w:rPr>
        <w:t>a</w:t>
      </w:r>
      <w:r>
        <w:t>na</w:t>
      </w:r>
      <w:r>
        <w:rPr>
          <w:rFonts w:hint="eastAsia"/>
        </w:rPr>
        <w:t>gement Module</w:t>
      </w:r>
      <w:r>
        <w:rPr>
          <w:rFonts w:hint="eastAsia"/>
        </w:rPr>
        <w:t>은</w:t>
      </w:r>
      <w:r>
        <w:rPr>
          <w:rFonts w:hint="eastAsia"/>
        </w:rPr>
        <w:t xml:space="preserve"> </w:t>
      </w:r>
      <w:r>
        <w:t>mysql Binding Module</w:t>
      </w:r>
      <w:r>
        <w:rPr>
          <w:rFonts w:hint="eastAsia"/>
        </w:rPr>
        <w:t>을</w:t>
      </w:r>
      <w:r>
        <w:rPr>
          <w:rFonts w:hint="eastAsia"/>
        </w:rPr>
        <w:t xml:space="preserve"> </w:t>
      </w:r>
      <w:r>
        <w:rPr>
          <w:rFonts w:hint="eastAsia"/>
        </w:rPr>
        <w:t>통해서</w:t>
      </w:r>
      <w:r>
        <w:rPr>
          <w:rFonts w:hint="eastAsia"/>
        </w:rPr>
        <w:t xml:space="preserve"> </w:t>
      </w:r>
      <w:r>
        <w:t>User Data Store</w:t>
      </w:r>
      <w:r>
        <w:rPr>
          <w:rFonts w:hint="eastAsia"/>
        </w:rPr>
        <w:t>에</w:t>
      </w:r>
      <w:r>
        <w:rPr>
          <w:rFonts w:hint="eastAsia"/>
        </w:rPr>
        <w:t xml:space="preserve"> </w:t>
      </w:r>
      <w:r>
        <w:rPr>
          <w:rFonts w:hint="eastAsia"/>
        </w:rPr>
        <w:t>접근을</w:t>
      </w:r>
      <w:r>
        <w:rPr>
          <w:rFonts w:hint="eastAsia"/>
        </w:rPr>
        <w:t xml:space="preserve"> </w:t>
      </w:r>
      <w:r>
        <w:rPr>
          <w:rFonts w:hint="eastAsia"/>
        </w:rPr>
        <w:t>하며</w:t>
      </w:r>
      <w:r>
        <w:rPr>
          <w:rFonts w:hint="eastAsia"/>
        </w:rPr>
        <w:t>,</w:t>
      </w:r>
      <w:r>
        <w:t xml:space="preserve"> SA Node</w:t>
      </w:r>
      <w:r>
        <w:rPr>
          <w:rFonts w:hint="eastAsia"/>
        </w:rPr>
        <w:t>에서</w:t>
      </w:r>
      <w:r>
        <w:rPr>
          <w:rFonts w:hint="eastAsia"/>
        </w:rPr>
        <w:t xml:space="preserve"> </w:t>
      </w:r>
      <w:r>
        <w:rPr>
          <w:rFonts w:hint="eastAsia"/>
        </w:rPr>
        <w:t>발생하는</w:t>
      </w:r>
      <w:r>
        <w:rPr>
          <w:rFonts w:hint="eastAsia"/>
        </w:rPr>
        <w:t xml:space="preserve"> </w:t>
      </w:r>
      <w:r>
        <w:t>Event</w:t>
      </w:r>
      <w:r>
        <w:rPr>
          <w:rFonts w:hint="eastAsia"/>
        </w:rPr>
        <w:t>의</w:t>
      </w:r>
      <w:r>
        <w:rPr>
          <w:rFonts w:hint="eastAsia"/>
        </w:rPr>
        <w:t xml:space="preserve"> </w:t>
      </w:r>
      <w:r>
        <w:t>logging</w:t>
      </w:r>
      <w:r>
        <w:rPr>
          <w:rFonts w:hint="eastAsia"/>
        </w:rPr>
        <w:t>을</w:t>
      </w:r>
      <w:r>
        <w:rPr>
          <w:rFonts w:hint="eastAsia"/>
        </w:rPr>
        <w:t xml:space="preserve"> </w:t>
      </w:r>
      <w:r>
        <w:rPr>
          <w:rFonts w:hint="eastAsia"/>
        </w:rPr>
        <w:t>위해서</w:t>
      </w:r>
      <w:r>
        <w:rPr>
          <w:rFonts w:hint="eastAsia"/>
        </w:rPr>
        <w:t xml:space="preserve"> </w:t>
      </w:r>
      <w:r>
        <w:t>Logger Module</w:t>
      </w:r>
      <w:r>
        <w:rPr>
          <w:rFonts w:hint="eastAsia"/>
        </w:rPr>
        <w:t>은</w:t>
      </w:r>
      <w:r>
        <w:rPr>
          <w:rFonts w:hint="eastAsia"/>
        </w:rPr>
        <w:t xml:space="preserve"> </w:t>
      </w:r>
      <w:r>
        <w:t>mongoDB Binding Module</w:t>
      </w:r>
      <w:r>
        <w:rPr>
          <w:rFonts w:hint="eastAsia"/>
        </w:rPr>
        <w:t>을</w:t>
      </w:r>
      <w:r>
        <w:rPr>
          <w:rFonts w:hint="eastAsia"/>
        </w:rPr>
        <w:t xml:space="preserve"> </w:t>
      </w:r>
      <w:r>
        <w:rPr>
          <w:rFonts w:hint="eastAsia"/>
        </w:rPr>
        <w:t>사용해서</w:t>
      </w:r>
      <w:r>
        <w:rPr>
          <w:rFonts w:hint="eastAsia"/>
        </w:rPr>
        <w:t xml:space="preserve"> </w:t>
      </w:r>
      <w:r>
        <w:t>Sensor Data Store</w:t>
      </w:r>
      <w:r>
        <w:rPr>
          <w:rFonts w:hint="eastAsia"/>
        </w:rPr>
        <w:t>에</w:t>
      </w:r>
      <w:r>
        <w:rPr>
          <w:rFonts w:hint="eastAsia"/>
        </w:rPr>
        <w:t xml:space="preserve"> </w:t>
      </w:r>
      <w:r>
        <w:rPr>
          <w:rFonts w:hint="eastAsia"/>
        </w:rPr>
        <w:t>접근</w:t>
      </w:r>
      <w:r>
        <w:rPr>
          <w:rFonts w:hint="eastAsia"/>
        </w:rPr>
        <w:t xml:space="preserve"> </w:t>
      </w:r>
      <w:r>
        <w:rPr>
          <w:rFonts w:hint="eastAsia"/>
        </w:rPr>
        <w:t>합니다</w:t>
      </w:r>
      <w:r>
        <w:rPr>
          <w:rFonts w:hint="eastAsia"/>
        </w:rPr>
        <w:t>.</w:t>
      </w:r>
      <w:r>
        <w:t xml:space="preserve"> Rule Man</w:t>
      </w:r>
      <w:r>
        <w:rPr>
          <w:rFonts w:hint="eastAsia"/>
        </w:rPr>
        <w:t>a</w:t>
      </w:r>
      <w:r>
        <w:t>gement Module</w:t>
      </w:r>
      <w:r>
        <w:rPr>
          <w:rFonts w:hint="eastAsia"/>
        </w:rPr>
        <w:t>에서</w:t>
      </w:r>
      <w:r>
        <w:rPr>
          <w:rFonts w:hint="eastAsia"/>
        </w:rPr>
        <w:t xml:space="preserve"> </w:t>
      </w:r>
      <w:r>
        <w:rPr>
          <w:rFonts w:hint="eastAsia"/>
        </w:rPr>
        <w:t>외부</w:t>
      </w:r>
      <w:r>
        <w:rPr>
          <w:rFonts w:hint="eastAsia"/>
        </w:rPr>
        <w:t xml:space="preserve"> </w:t>
      </w:r>
      <w:r>
        <w:rPr>
          <w:rFonts w:hint="eastAsia"/>
        </w:rPr>
        <w:t>서비스의</w:t>
      </w:r>
      <w:r>
        <w:rPr>
          <w:rFonts w:hint="eastAsia"/>
        </w:rPr>
        <w:t xml:space="preserve"> </w:t>
      </w:r>
      <w:r>
        <w:rPr>
          <w:rFonts w:hint="eastAsia"/>
        </w:rPr>
        <w:t>정보를</w:t>
      </w:r>
      <w:r>
        <w:rPr>
          <w:rFonts w:hint="eastAsia"/>
        </w:rPr>
        <w:t xml:space="preserve"> </w:t>
      </w:r>
      <w:r>
        <w:rPr>
          <w:rFonts w:hint="eastAsia"/>
        </w:rPr>
        <w:t>조회하기</w:t>
      </w:r>
      <w:r>
        <w:rPr>
          <w:rFonts w:hint="eastAsia"/>
        </w:rPr>
        <w:t xml:space="preserve"> </w:t>
      </w:r>
      <w:r>
        <w:rPr>
          <w:rFonts w:hint="eastAsia"/>
        </w:rPr>
        <w:t>위해서</w:t>
      </w:r>
      <w:r>
        <w:rPr>
          <w:rFonts w:hint="eastAsia"/>
        </w:rPr>
        <w:t xml:space="preserve"> </w:t>
      </w:r>
      <w:r>
        <w:t>Service Broker</w:t>
      </w:r>
      <w:r>
        <w:rPr>
          <w:rFonts w:hint="eastAsia"/>
        </w:rPr>
        <w:t>를</w:t>
      </w:r>
      <w:r>
        <w:rPr>
          <w:rFonts w:hint="eastAsia"/>
        </w:rPr>
        <w:t xml:space="preserve"> </w:t>
      </w:r>
      <w:r>
        <w:rPr>
          <w:rFonts w:hint="eastAsia"/>
        </w:rPr>
        <w:t>사용하며</w:t>
      </w:r>
      <w:r>
        <w:rPr>
          <w:rFonts w:hint="eastAsia"/>
        </w:rPr>
        <w:t xml:space="preserve">, </w:t>
      </w:r>
      <w:r>
        <w:rPr>
          <w:rFonts w:hint="eastAsia"/>
        </w:rPr>
        <w:t>의존성을</w:t>
      </w:r>
      <w:r>
        <w:rPr>
          <w:rFonts w:hint="eastAsia"/>
        </w:rPr>
        <w:t xml:space="preserve"> </w:t>
      </w:r>
      <w:r>
        <w:rPr>
          <w:rFonts w:hint="eastAsia"/>
        </w:rPr>
        <w:t>느슨하게</w:t>
      </w:r>
      <w:r>
        <w:rPr>
          <w:rFonts w:hint="eastAsia"/>
        </w:rPr>
        <w:t xml:space="preserve"> </w:t>
      </w:r>
      <w:r>
        <w:rPr>
          <w:rFonts w:hint="eastAsia"/>
        </w:rPr>
        <w:t>하기</w:t>
      </w:r>
      <w:r>
        <w:rPr>
          <w:rFonts w:hint="eastAsia"/>
        </w:rPr>
        <w:t xml:space="preserve"> </w:t>
      </w:r>
      <w:r>
        <w:rPr>
          <w:rFonts w:hint="eastAsia"/>
        </w:rPr>
        <w:t>위해서</w:t>
      </w:r>
      <w:r>
        <w:rPr>
          <w:rFonts w:hint="eastAsia"/>
        </w:rPr>
        <w:t xml:space="preserve"> </w:t>
      </w:r>
      <w:r>
        <w:rPr>
          <w:rFonts w:hint="eastAsia"/>
        </w:rPr>
        <w:t>각각의</w:t>
      </w:r>
      <w:r>
        <w:rPr>
          <w:rFonts w:hint="eastAsia"/>
        </w:rPr>
        <w:t xml:space="preserve"> </w:t>
      </w:r>
      <w:r>
        <w:rPr>
          <w:rFonts w:hint="eastAsia"/>
        </w:rPr>
        <w:t>서비스에</w:t>
      </w:r>
      <w:r>
        <w:rPr>
          <w:rFonts w:hint="eastAsia"/>
        </w:rPr>
        <w:t xml:space="preserve"> </w:t>
      </w:r>
      <w:r>
        <w:rPr>
          <w:rFonts w:hint="eastAsia"/>
        </w:rPr>
        <w:t>대한</w:t>
      </w:r>
      <w:r>
        <w:rPr>
          <w:rFonts w:hint="eastAsia"/>
        </w:rPr>
        <w:t xml:space="preserve"> </w:t>
      </w:r>
      <w:r>
        <w:rPr>
          <w:rFonts w:hint="eastAsia"/>
        </w:rPr>
        <w:t>상세</w:t>
      </w:r>
      <w:r>
        <w:rPr>
          <w:rFonts w:hint="eastAsia"/>
        </w:rPr>
        <w:t xml:space="preserve"> </w:t>
      </w:r>
      <w:r>
        <w:rPr>
          <w:rFonts w:hint="eastAsia"/>
        </w:rPr>
        <w:t>구현은</w:t>
      </w:r>
      <w:r>
        <w:rPr>
          <w:rFonts w:hint="eastAsia"/>
        </w:rPr>
        <w:t xml:space="preserve"> </w:t>
      </w:r>
      <w:r>
        <w:t xml:space="preserve">Proxy </w:t>
      </w:r>
      <w:r>
        <w:rPr>
          <w:rFonts w:hint="eastAsia"/>
        </w:rPr>
        <w:t>모듈로</w:t>
      </w:r>
      <w:r>
        <w:rPr>
          <w:rFonts w:hint="eastAsia"/>
        </w:rPr>
        <w:t xml:space="preserve"> </w:t>
      </w:r>
      <w:r>
        <w:rPr>
          <w:rFonts w:hint="eastAsia"/>
        </w:rPr>
        <w:t>나뉩니다</w:t>
      </w:r>
      <w:r>
        <w:rPr>
          <w:rFonts w:hint="eastAsia"/>
        </w:rPr>
        <w:t>.</w:t>
      </w:r>
      <w:bookmarkStart w:id="39" w:name="_GoBack"/>
      <w:bookmarkEnd w:id="39"/>
    </w:p>
    <w:p w:rsidR="00F42B8D" w:rsidRPr="00A23285" w:rsidRDefault="004309A0" w:rsidP="004309A0">
      <w:pPr>
        <w:jc w:val="center"/>
      </w:pPr>
      <w:r w:rsidRPr="00A23285">
        <w:rPr>
          <w:noProof/>
        </w:rPr>
        <w:lastRenderedPageBreak/>
        <w:drawing>
          <wp:anchor distT="0" distB="144145" distL="114300" distR="114300" simplePos="0" relativeHeight="251662336" behindDoc="0" locked="0" layoutInCell="1" allowOverlap="1">
            <wp:simplePos x="0" y="0"/>
            <wp:positionH relativeFrom="margin">
              <wp:align>center</wp:align>
            </wp:positionH>
            <wp:positionV relativeFrom="paragraph">
              <wp:posOffset>278130</wp:posOffset>
            </wp:positionV>
            <wp:extent cx="6192000" cy="4125600"/>
            <wp:effectExtent l="0" t="0" r="0" b="8255"/>
            <wp:wrapTopAndBottom/>
            <wp:docPr id="820" name="그림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2000" cy="4125600"/>
                    </a:xfrm>
                    <a:prstGeom prst="rect">
                      <a:avLst/>
                    </a:prstGeom>
                    <a:noFill/>
                  </pic:spPr>
                </pic:pic>
              </a:graphicData>
            </a:graphic>
          </wp:anchor>
        </w:drawing>
      </w:r>
    </w:p>
    <w:p w:rsidR="00F42B8D" w:rsidRPr="00A23285" w:rsidRDefault="00892D31">
      <w:pPr>
        <w:jc w:val="center"/>
      </w:pPr>
      <w:r w:rsidRPr="00A23285">
        <w:rPr>
          <w:b/>
        </w:rPr>
        <w:t>Figure 6.6  IoT Server class structure decomposition — switching to a static perspective and focusing on the structure of the Event Manager.</w:t>
      </w:r>
    </w:p>
    <w:p w:rsidR="00F42B8D" w:rsidRPr="00A23285" w:rsidRDefault="00F42B8D"/>
    <w:p w:rsidR="00B25CE4" w:rsidRPr="00A23285" w:rsidRDefault="00B25CE4"/>
    <w:p w:rsidR="004656D8" w:rsidRPr="00A23285" w:rsidRDefault="004656D8">
      <w:pPr>
        <w:rPr>
          <w:b/>
        </w:rPr>
      </w:pPr>
      <w:r w:rsidRPr="00A23285">
        <w:rPr>
          <w:b/>
        </w:rPr>
        <w:br w:type="page"/>
      </w:r>
    </w:p>
    <w:p w:rsidR="00F42B8D" w:rsidRPr="00A23285" w:rsidRDefault="00892D31">
      <w:r w:rsidRPr="00A23285">
        <w:rPr>
          <w:b/>
        </w:rPr>
        <w:lastRenderedPageBreak/>
        <w:t>Table 6.13  Element Responsibility Catalog for Static Decomposition</w:t>
      </w:r>
    </w:p>
    <w:tbl>
      <w:tblPr>
        <w:tblStyle w:val="aff4"/>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907"/>
        <w:gridCol w:w="800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B3352D">
              <w:t>Figure 6.6</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4038"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Event</w:t>
            </w:r>
            <w:r w:rsidRPr="00A23285">
              <w:br/>
              <w:t>Daemon</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Instantiating the event callback modules according to the input event message.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Logger </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10"/>
              </w:numPr>
              <w:spacing w:line="240" w:lineRule="auto"/>
              <w:ind w:hanging="360"/>
              <w:contextualSpacing/>
            </w:pPr>
            <w:r w:rsidRPr="00A23285">
              <w:t>Save event information to database which relate to user control event and device status change event.</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Rule Mgmt.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Check input event whether event trigger condition is meet or not. </w:t>
            </w:r>
          </w:p>
          <w:p w:rsidR="00F42B8D" w:rsidRPr="00A23285" w:rsidRDefault="009F4F9D">
            <w:pPr>
              <w:numPr>
                <w:ilvl w:val="0"/>
                <w:numId w:val="45"/>
              </w:numPr>
              <w:spacing w:line="240" w:lineRule="auto"/>
              <w:ind w:hanging="360"/>
              <w:contextualSpacing/>
            </w:pPr>
            <w:r w:rsidRPr="00A23285">
              <w:t>Instantiating</w:t>
            </w:r>
            <w:r w:rsidR="00892D31" w:rsidRPr="00A23285">
              <w:t xml:space="preserve"> the Service Broker to retrieve external information.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Service </w:t>
            </w:r>
            <w:r w:rsidRPr="00A23285">
              <w:br/>
              <w:t>Broker</w:t>
            </w:r>
          </w:p>
        </w:tc>
        <w:tc>
          <w:tcPr>
            <w:tcW w:w="4038" w:type="pct"/>
            <w:tcMar>
              <w:top w:w="100" w:type="dxa"/>
              <w:left w:w="100" w:type="dxa"/>
              <w:bottom w:w="100" w:type="dxa"/>
              <w:right w:w="100" w:type="dxa"/>
            </w:tcMar>
          </w:tcPr>
          <w:p w:rsidR="00F42B8D" w:rsidRPr="00A23285" w:rsidRDefault="00892D31">
            <w:pPr>
              <w:numPr>
                <w:ilvl w:val="0"/>
                <w:numId w:val="27"/>
              </w:numPr>
              <w:spacing w:line="240" w:lineRule="auto"/>
              <w:ind w:hanging="360"/>
              <w:contextualSpacing/>
            </w:pPr>
            <w:r w:rsidRPr="00A23285">
              <w:t xml:space="preserve">Provide API for retrieve </w:t>
            </w:r>
            <w:r w:rsidR="009F4F9D" w:rsidRPr="00A23285">
              <w:t>information</w:t>
            </w:r>
            <w:r w:rsidRPr="00A23285">
              <w:t xml:space="preserve"> which related to external service.</w:t>
            </w:r>
          </w:p>
          <w:p w:rsidR="00F42B8D" w:rsidRPr="00A23285" w:rsidRDefault="009F4F9D">
            <w:pPr>
              <w:numPr>
                <w:ilvl w:val="0"/>
                <w:numId w:val="27"/>
              </w:numPr>
              <w:spacing w:line="240" w:lineRule="auto"/>
              <w:ind w:hanging="360"/>
              <w:contextualSpacing/>
            </w:pPr>
            <w:r w:rsidRPr="00A23285">
              <w:t>Instantiating</w:t>
            </w:r>
            <w:r w:rsidR="00892D31" w:rsidRPr="00A23285">
              <w:t xml:space="preserve"> the Service Proxy.</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Service Proxy</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Convert I/O data to relevant interface of external service.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Push Noti.</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Send request to external push service provider.  The recipients are users who registered SA node or shared from owner.</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Heartbeat</w:t>
            </w:r>
            <w:r w:rsidRPr="00A23285">
              <w:br/>
              <w:t>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Monitoring periodic </w:t>
            </w:r>
            <w:r w:rsidR="009F4F9D" w:rsidRPr="00A23285">
              <w:t>heartbeat</w:t>
            </w:r>
            <w:r w:rsidRPr="00A23285">
              <w:t xml:space="preserve"> event from </w:t>
            </w:r>
            <w:r w:rsidRPr="00A23285">
              <w:rPr>
                <w:i/>
              </w:rPr>
              <w:t>SA node</w:t>
            </w:r>
            <w:r w:rsidRPr="00A23285">
              <w:t xml:space="preserve">.  If server detects three consecutive missing heartbeat, </w:t>
            </w:r>
            <w:r w:rsidR="009F4F9D" w:rsidRPr="00A23285">
              <w:t>notified</w:t>
            </w:r>
            <w:r w:rsidRPr="00A23285">
              <w:t xml:space="preserve"> it to user.   </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MQTT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methods for publish and subscribe via message bus.</w:t>
            </w:r>
          </w:p>
          <w:p w:rsidR="00F42B8D" w:rsidRPr="00A23285" w:rsidRDefault="00892D31">
            <w:pPr>
              <w:numPr>
                <w:ilvl w:val="0"/>
                <w:numId w:val="20"/>
              </w:numPr>
              <w:spacing w:line="240" w:lineRule="auto"/>
              <w:ind w:hanging="360"/>
              <w:contextualSpacing/>
            </w:pPr>
            <w:r w:rsidRPr="00A23285">
              <w:t xml:space="preserve">Common methods for register callback which related to </w:t>
            </w:r>
            <w:r w:rsidR="009F4F9D" w:rsidRPr="00A23285">
              <w:t>subscribed</w:t>
            </w:r>
            <w:r w:rsidRPr="00A23285">
              <w:t xml:space="preserve"> topic.</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mongoDB Binding Module</w:t>
            </w:r>
          </w:p>
        </w:tc>
        <w:tc>
          <w:tcPr>
            <w:tcW w:w="4038"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Common utility function for data transfer with the mongoDB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 xml:space="preserve">mysql </w:t>
            </w:r>
            <w:r w:rsidRPr="00A23285">
              <w:br/>
              <w:t>Binding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Common utility function for data transfer with the mysql database.</w:t>
            </w:r>
          </w:p>
        </w:tc>
      </w:tr>
      <w:tr w:rsidR="00F42B8D" w:rsidRPr="00A23285" w:rsidTr="00B25CE4">
        <w:tc>
          <w:tcPr>
            <w:tcW w:w="962" w:type="pct"/>
            <w:tcMar>
              <w:top w:w="100" w:type="dxa"/>
              <w:left w:w="100" w:type="dxa"/>
              <w:bottom w:w="100" w:type="dxa"/>
              <w:right w:w="100" w:type="dxa"/>
            </w:tcMar>
          </w:tcPr>
          <w:p w:rsidR="00F42B8D" w:rsidRPr="00A23285" w:rsidRDefault="00892D31">
            <w:pPr>
              <w:spacing w:line="240" w:lineRule="auto"/>
            </w:pPr>
            <w:r w:rsidRPr="00A23285">
              <w:t>SMTP Module</w:t>
            </w:r>
          </w:p>
        </w:tc>
        <w:tc>
          <w:tcPr>
            <w:tcW w:w="4038" w:type="pct"/>
            <w:tcMar>
              <w:top w:w="100" w:type="dxa"/>
              <w:left w:w="100" w:type="dxa"/>
              <w:bottom w:w="100" w:type="dxa"/>
              <w:right w:w="100" w:type="dxa"/>
            </w:tcMar>
          </w:tcPr>
          <w:p w:rsidR="00F42B8D" w:rsidRPr="00A23285" w:rsidRDefault="00892D31">
            <w:pPr>
              <w:numPr>
                <w:ilvl w:val="0"/>
                <w:numId w:val="45"/>
              </w:numPr>
              <w:spacing w:line="240" w:lineRule="auto"/>
              <w:ind w:hanging="360"/>
              <w:contextualSpacing/>
            </w:pPr>
            <w:r w:rsidRPr="00A23285">
              <w:t xml:space="preserve">Composite SMTP mail and send it to user(s). </w:t>
            </w:r>
          </w:p>
        </w:tc>
      </w:tr>
    </w:tbl>
    <w:p w:rsidR="00F42B8D" w:rsidRPr="00A23285" w:rsidRDefault="00F42B8D"/>
    <w:p w:rsidR="00B25CE4" w:rsidRPr="00A23285" w:rsidRDefault="00B25CE4"/>
    <w:p w:rsidR="00F42B8D" w:rsidRPr="00A23285" w:rsidRDefault="00892D31">
      <w:r w:rsidRPr="00A23285">
        <w:rPr>
          <w:b/>
        </w:rPr>
        <w:t>Table 6.14  Relationship Responsibility Catalog for Static Decomposition</w:t>
      </w:r>
    </w:p>
    <w:tbl>
      <w:tblPr>
        <w:tblStyle w:val="aff5"/>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pPr>
            <w:r w:rsidRPr="00A23285">
              <w:rPr>
                <w:b/>
              </w:rPr>
              <w:t xml:space="preserve">Perspective: </w:t>
            </w:r>
            <w:r w:rsidRPr="00A23285">
              <w:t>Static</w:t>
            </w:r>
          </w:p>
          <w:p w:rsidR="00F42B8D" w:rsidRPr="00A23285" w:rsidRDefault="00892D31">
            <w:pPr>
              <w:spacing w:line="240" w:lineRule="auto"/>
            </w:pPr>
            <w:r w:rsidRPr="00A23285">
              <w:rPr>
                <w:b/>
              </w:rPr>
              <w:t xml:space="preserve">Associated Drawings: </w:t>
            </w:r>
            <w:r w:rsidRPr="00B3352D">
              <w:t>Figure 6.6</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1525158" cy="682392"/>
                      <wp:effectExtent l="0" t="0" r="0" b="0"/>
                      <wp:docPr id="25"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25158" cy="682392"/>
                                <a:chOff x="29868" y="17691"/>
                                <a:chExt cx="17511" cy="6092"/>
                              </a:xfrm>
                            </wpg:grpSpPr>
                            <wpg:grpSp>
                              <wpg:cNvPr id="26" name="그룹 416"/>
                              <wpg:cNvGrpSpPr>
                                <a:grpSpLocks/>
                              </wpg:cNvGrpSpPr>
                              <wpg:grpSpPr bwMode="auto">
                                <a:xfrm>
                                  <a:off x="29868" y="17691"/>
                                  <a:ext cx="17511" cy="6092"/>
                                  <a:chOff x="38839" y="61710"/>
                                  <a:chExt cx="17510" cy="6092"/>
                                </a:xfrm>
                              </wpg:grpSpPr>
                              <wps:wsp>
                                <wps:cNvPr id="28" name="Text Box 417"/>
                                <wps:cNvSpPr txBox="1">
                                  <a:spLocks noChangeArrowheads="1"/>
                                </wps:cNvSpPr>
                                <wps:spPr bwMode="auto">
                                  <a:xfrm>
                                    <a:off x="38839" y="62867"/>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X</w:t>
                                      </w:r>
                                    </w:p>
                                  </w:txbxContent>
                                </wps:txbx>
                                <wps:bodyPr rot="0" vert="horz" wrap="square" lIns="91425" tIns="91425" rIns="91425" bIns="91425" anchor="t" anchorCtr="0" upright="1">
                                  <a:noAutofit/>
                                </wps:bodyPr>
                              </wps:wsp>
                              <wps:wsp>
                                <wps:cNvPr id="29" name="직선 화살표 연결선 418"/>
                                <wps:cNvCnPr>
                                  <a:cxnSpLocks noChangeShapeType="1"/>
                                </wps:cNvCnPr>
                                <wps:spPr bwMode="auto">
                                  <a:xfrm>
                                    <a:off x="42003" y="64483"/>
                                    <a:ext cx="3699" cy="0"/>
                                  </a:xfrm>
                                  <a:prstGeom prst="straightConnector1">
                                    <a:avLst/>
                                  </a:prstGeom>
                                  <a:noFill/>
                                  <a:ln w="19050">
                                    <a:solidFill>
                                      <a:srgbClr val="000000"/>
                                    </a:solidFill>
                                    <a:round/>
                                    <a:headEnd type="none" w="lg" len="lg"/>
                                    <a:tailEnd type="stealth" w="lg" len="lg"/>
                                  </a:ln>
                                  <a:extLst>
                                    <a:ext uri="{909E8E84-426E-40DD-AFC4-6F175D3DCCD1}">
                                      <a14:hiddenFill xmlns:a14="http://schemas.microsoft.com/office/drawing/2010/main">
                                        <a:noFill/>
                                      </a14:hiddenFill>
                                    </a:ext>
                                  </a:extLst>
                                </wps:spPr>
                                <wps:bodyPr/>
                              </wps:wsp>
                              <wps:wsp>
                                <wps:cNvPr id="30" name="Text Box 419"/>
                                <wps:cNvSpPr txBox="1">
                                  <a:spLocks noChangeArrowheads="1"/>
                                </wps:cNvSpPr>
                                <wps:spPr bwMode="auto">
                                  <a:xfrm>
                                    <a:off x="45213" y="62928"/>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Y</w:t>
                                      </w:r>
                                    </w:p>
                                  </w:txbxContent>
                                </wps:txbx>
                                <wps:bodyPr rot="0" vert="horz" wrap="square" lIns="91425" tIns="91425" rIns="91425" bIns="91425" anchor="t" anchorCtr="0" upright="1">
                                  <a:noAutofit/>
                                </wps:bodyPr>
                              </wps:wsp>
                              <wps:wsp>
                                <wps:cNvPr id="31" name="Text Box 420"/>
                                <wps:cNvSpPr txBox="1">
                                  <a:spLocks noChangeArrowheads="1"/>
                                </wps:cNvSpPr>
                                <wps:spPr bwMode="auto">
                                  <a:xfrm>
                                    <a:off x="48081" y="61710"/>
                                    <a:ext cx="8268" cy="6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Pr="009B1E8D" w:rsidRDefault="007E4E98">
                                      <w:pPr>
                                        <w:spacing w:line="240" w:lineRule="auto"/>
                                        <w:textDirection w:val="btLr"/>
                                        <w:rPr>
                                          <w:sz w:val="20"/>
                                          <w:szCs w:val="20"/>
                                        </w:rPr>
                                      </w:pPr>
                                      <w:r w:rsidRPr="009B1E8D">
                                        <w:rPr>
                                          <w:rFonts w:eastAsia="Arial"/>
                                          <w:sz w:val="20"/>
                                          <w:szCs w:val="20"/>
                                        </w:rPr>
                                        <w:t>Module X</w:t>
                                      </w:r>
                                      <w:r>
                                        <w:rPr>
                                          <w:rFonts w:eastAsia="Arial"/>
                                          <w:sz w:val="20"/>
                                          <w:szCs w:val="20"/>
                                        </w:rPr>
                                        <w:t xml:space="preserve"> </w:t>
                                      </w:r>
                                    </w:p>
                                    <w:p w:rsidR="007E4E98" w:rsidRPr="009B1E8D" w:rsidRDefault="007E4E98">
                                      <w:pPr>
                                        <w:spacing w:line="240" w:lineRule="auto"/>
                                        <w:textDirection w:val="btLr"/>
                                        <w:rPr>
                                          <w:sz w:val="20"/>
                                          <w:szCs w:val="20"/>
                                        </w:rPr>
                                      </w:pPr>
                                      <w:r w:rsidRPr="009B1E8D">
                                        <w:rPr>
                                          <w:rFonts w:eastAsia="Arial"/>
                                          <w:sz w:val="20"/>
                                          <w:szCs w:val="20"/>
                                        </w:rPr>
                                        <w:t>Uses</w:t>
                                      </w:r>
                                      <w:r w:rsidRPr="009B1E8D">
                                        <w:rPr>
                                          <w:rFonts w:eastAsia="Arial"/>
                                          <w:sz w:val="20"/>
                                          <w:szCs w:val="20"/>
                                        </w:rPr>
                                        <w:br/>
                                        <w:t>Module Y</w:t>
                                      </w:r>
                                    </w:p>
                                  </w:txbxContent>
                                </wps:txbx>
                                <wps:bodyPr rot="0" vert="horz" wrap="square" lIns="91425" tIns="91425" rIns="91425" bIns="91425" anchor="t" anchorCtr="0" upright="1">
                                  <a:noAutofit/>
                                </wps:bodyPr>
                              </wps:wsp>
                            </wpg:grpSp>
                          </wpg:wgp>
                        </a:graphicData>
                      </a:graphic>
                    </wp:inline>
                  </w:drawing>
                </mc:Choice>
                <mc:Fallback>
                  <w:pict>
                    <v:group id="Group 52" o:spid="_x0000_s1071" style="width:120.1pt;height:53.75pt;mso-position-horizontal-relative:char;mso-position-vertical-relative:line" coordorigin="29868,17691" coordsize="17511,6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">
                      <v:group id="그룹 416" o:spid="_x0000_s1072" style="position:absolute;left:29868;top:17691;width:17511;height:6092" coordorigin="38839,61710" coordsize="17510,60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Text Box 417" o:spid="_x0000_s1073" type="#_x0000_t202" style="position:absolute;left:38839;top:62867;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5r8QA&#10;AADbAAAADwAAAGRycy9kb3ducmV2LnhtbERPz2vCMBS+C/sfwhvsIjOdB9FqlDHYkIGMVZF5ezSv&#10;TbR56ZpMu/31y0Hw+PH9Xqx614gzdcF6VvA0ykAQl15brhXstq+PUxAhImtsPJOCXwqwWt4NFphr&#10;f+FPOhexFimEQ44KTIxtLmUoDTkMI98SJ67yncOYYFdL3eElhbtGjrNsIh1aTg0GW3oxVJ6KH6dg&#10;tv8aVgdr/uq3j+OkWhcb+/2+Uerhvn+eg4jUx5v46l5rBeM0Nn1JP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n+a/EAAAA2wAAAA8AAAAAAAAAAAAAAAAAmAIAAGRycy9k&#10;b3ducmV2LnhtbFBLBQYAAAAABAAEAPUAAACJAwAAAAA=&#10;" filled="f" stroked="f">
                          <v:textbox inset="2.53958mm,2.53958mm,2.53958mm,2.53958mm">
                            <w:txbxContent>
                              <w:p w:rsidR="007E4E98" w:rsidRDefault="007E4E98">
                                <w:pPr>
                                  <w:spacing w:line="240" w:lineRule="auto"/>
                                  <w:textDirection w:val="btLr"/>
                                </w:pPr>
                                <w:r>
                                  <w:rPr>
                                    <w:rFonts w:eastAsia="Arial"/>
                                    <w:sz w:val="24"/>
                                  </w:rPr>
                                  <w:t>X</w:t>
                                </w:r>
                              </w:p>
                            </w:txbxContent>
                          </v:textbox>
                        </v:shape>
                        <v:shape id="직선 화살표 연결선 418" o:spid="_x0000_s1074" type="#_x0000_t32" style="position:absolute;left:42003;top:64483;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nvKMMAAADbAAAADwAAAGRycy9kb3ducmV2LnhtbESPzWrDMBCE74W+g9hCb7XcQEvqWgmh&#10;oVD3FscHHxdr/ZNYKyMpifv2VSCQ4zAz3zD5ejajOJPzg2UFr0kKgrixeuBOQbX/flmC8AFZ42iZ&#10;FPyRh/Xq8SHHTNsL7+hchk5ECPsMFfQhTJmUvunJoE/sRBy91jqDIUrXSe3wEuFmlIs0fZcGB44L&#10;PU701VNzLE9GQd26ttqQHbfzsv6dyL3Vh6JQ6vlp3nyCCDSHe/jW/tEKFh9w/RJ/gF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Z7yjDAAAA2wAAAA8AAAAAAAAAAAAA&#10;AAAAoQIAAGRycy9kb3ducmV2LnhtbFBLBQYAAAAABAAEAPkAAACRAwAAAAA=&#10;" strokeweight="1.5pt">
                          <v:stroke startarrowwidth="wide" startarrowlength="long" endarrow="classic" endarrowwidth="wide" endarrowlength="long"/>
                        </v:shape>
                        <v:shape id="Text Box 419" o:spid="_x0000_s1075" type="#_x0000_t202" style="position:absolute;left:45213;top:62928;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jdMQA&#10;AADbAAAADwAAAGRycy9kb3ducmV2LnhtbERPXWvCMBR9H/gfwhX2Mma6DcR1RhmDDRmIWEXc26W5&#10;baLNTddk2u3XLw+Cj4fzPZ33rhEn6oL1rOBhlIEgLr22XCvYbt7vJyBCRNbYeCYFvxRgPhvcTDHX&#10;/sxrOhWxFimEQ44KTIxtLmUoDTkMI98SJ67yncOYYFdL3eE5hbtGPmbZWDq0nBoMtvRmqDwWP07B&#10;825/V31Z81d/rA7jalEs7ffnUqnbYf/6AiJSH6/ii3uhFTyl9elL+gF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IY3TEAAAA2wAAAA8AAAAAAAAAAAAAAAAAmAIAAGRycy9k&#10;b3ducmV2LnhtbFBLBQYAAAAABAAEAPUAAACJAwAAAAA=&#10;" filled="f" stroked="f">
                          <v:textbox inset="2.53958mm,2.53958mm,2.53958mm,2.53958mm">
                            <w:txbxContent>
                              <w:p w:rsidR="007E4E98" w:rsidRDefault="007E4E98">
                                <w:pPr>
                                  <w:spacing w:line="240" w:lineRule="auto"/>
                                  <w:textDirection w:val="btLr"/>
                                </w:pPr>
                                <w:r>
                                  <w:rPr>
                                    <w:rFonts w:eastAsia="Arial"/>
                                    <w:sz w:val="24"/>
                                  </w:rPr>
                                  <w:t>Y</w:t>
                                </w:r>
                              </w:p>
                            </w:txbxContent>
                          </v:textbox>
                        </v:shape>
                        <v:shape id="Text Box 420" o:spid="_x0000_s1076" type="#_x0000_t202" style="position:absolute;left:48081;top:61710;width:8268;height:6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TG78cA&#10;AADbAAAADwAAAGRycy9kb3ducmV2LnhtbESPQUsDMRSE74L/ITyhF2mzVSh2bVpKQSmFIl1F9PbY&#10;vN1ENy/rJm3X/vqmIHgcZuYbZrboXSMO1AXrWcF4lIEgLr22XCt4e30aPoAIEVlj45kU/FKAxfz6&#10;aoa59kfe0aGItUgQDjkqMDG2uZShNOQwjHxLnLzKdw5jkl0tdYfHBHeNvMuyiXRoOS0YbGllqPwu&#10;9k7B9P3jtvq05lQ/v3xNqnWxtT+brVKDm375CCJSH//Df+21VnA/hsuX9APk/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Exu/HAAAA2wAAAA8AAAAAAAAAAAAAAAAAmAIAAGRy&#10;cy9kb3ducmV2LnhtbFBLBQYAAAAABAAEAPUAAACMAwAAAAA=&#10;" filled="f" stroked="f">
                          <v:textbox inset="2.53958mm,2.53958mm,2.53958mm,2.53958mm">
                            <w:txbxContent>
                              <w:p w:rsidR="007E4E98" w:rsidRPr="009B1E8D" w:rsidRDefault="007E4E98">
                                <w:pPr>
                                  <w:spacing w:line="240" w:lineRule="auto"/>
                                  <w:textDirection w:val="btLr"/>
                                  <w:rPr>
                                    <w:sz w:val="20"/>
                                    <w:szCs w:val="20"/>
                                  </w:rPr>
                                </w:pPr>
                                <w:r w:rsidRPr="009B1E8D">
                                  <w:rPr>
                                    <w:rFonts w:eastAsia="Arial"/>
                                    <w:sz w:val="20"/>
                                    <w:szCs w:val="20"/>
                                  </w:rPr>
                                  <w:t>Module X</w:t>
                                </w:r>
                                <w:r>
                                  <w:rPr>
                                    <w:rFonts w:eastAsia="Arial"/>
                                    <w:sz w:val="20"/>
                                    <w:szCs w:val="20"/>
                                  </w:rPr>
                                  <w:t xml:space="preserve"> </w:t>
                                </w:r>
                              </w:p>
                              <w:p w:rsidR="007E4E98" w:rsidRPr="009B1E8D" w:rsidRDefault="007E4E98">
                                <w:pPr>
                                  <w:spacing w:line="240" w:lineRule="auto"/>
                                  <w:textDirection w:val="btLr"/>
                                  <w:rPr>
                                    <w:sz w:val="20"/>
                                    <w:szCs w:val="20"/>
                                  </w:rPr>
                                </w:pPr>
                                <w:r w:rsidRPr="009B1E8D">
                                  <w:rPr>
                                    <w:rFonts w:eastAsia="Arial"/>
                                    <w:sz w:val="20"/>
                                    <w:szCs w:val="20"/>
                                  </w:rPr>
                                  <w:t>Uses</w:t>
                                </w:r>
                                <w:r w:rsidRPr="009B1E8D">
                                  <w:rPr>
                                    <w:rFonts w:eastAsia="Arial"/>
                                    <w:sz w:val="20"/>
                                    <w:szCs w:val="20"/>
                                  </w:rPr>
                                  <w:br/>
                                  <w:t>Module Y</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This is traditional dependency.</w:t>
            </w:r>
          </w:p>
          <w:p w:rsidR="00F42B8D" w:rsidRPr="00A23285" w:rsidRDefault="00892D31">
            <w:pPr>
              <w:numPr>
                <w:ilvl w:val="0"/>
                <w:numId w:val="20"/>
              </w:numPr>
              <w:spacing w:line="240" w:lineRule="auto"/>
              <w:ind w:hanging="360"/>
              <w:contextualSpacing/>
            </w:pPr>
            <w:r w:rsidRPr="00A23285">
              <w:t>One class depends on another if the independent class is a parameter variable or local variable of a method of the dependent class.</w:t>
            </w:r>
          </w:p>
        </w:tc>
      </w:tr>
    </w:tbl>
    <w:p w:rsidR="00F42B8D" w:rsidRPr="00A23285" w:rsidRDefault="00F42B8D"/>
    <w:p w:rsidR="004656D8" w:rsidRPr="00A23285" w:rsidRDefault="004656D8">
      <w:pPr>
        <w:rPr>
          <w:rFonts w:eastAsia="Trebuchet MS"/>
          <w:sz w:val="32"/>
          <w:szCs w:val="32"/>
        </w:rPr>
      </w:pPr>
      <w:bookmarkStart w:id="40" w:name="_Toc422355541"/>
      <w:r w:rsidRPr="00A23285">
        <w:rPr>
          <w:b/>
          <w:sz w:val="32"/>
          <w:szCs w:val="32"/>
        </w:rPr>
        <w:br w:type="page"/>
      </w:r>
    </w:p>
    <w:p w:rsidR="00F42B8D" w:rsidRPr="00A23285" w:rsidRDefault="00892D31" w:rsidP="00235A9F">
      <w:pPr>
        <w:pStyle w:val="2"/>
        <w:rPr>
          <w:rFonts w:ascii="Arial" w:hAnsi="Arial" w:cs="Arial"/>
          <w:b w:val="0"/>
          <w:sz w:val="32"/>
          <w:szCs w:val="32"/>
        </w:rPr>
      </w:pPr>
      <w:r w:rsidRPr="00A23285">
        <w:rPr>
          <w:rFonts w:ascii="Arial" w:hAnsi="Arial" w:cs="Arial"/>
          <w:b w:val="0"/>
          <w:sz w:val="32"/>
          <w:szCs w:val="32"/>
        </w:rPr>
        <w:lastRenderedPageBreak/>
        <w:t>6.3 Physical Perspective</w:t>
      </w:r>
      <w:bookmarkEnd w:id="40"/>
    </w:p>
    <w:p w:rsidR="00F42B8D" w:rsidRPr="00A23285" w:rsidRDefault="00F42B8D"/>
    <w:p w:rsidR="00F42B8D" w:rsidRPr="00A23285" w:rsidRDefault="00892D31">
      <w:r w:rsidRPr="00A23285">
        <w:t xml:space="preserve">The IoT Server infrastructure is serviced with Amazon Web Services (AWS).  User App and Web Browser is connected to IoT Server via internet using MQTT and HTTPS protocol.  Any port which not serviced is blocked by firewall.  In order to support high availability and failover, IoT Server is deployed across multiple Availability Zones.  </w:t>
      </w:r>
      <w:r w:rsidR="009F4F9D" w:rsidRPr="00A23285">
        <w:t>Database</w:t>
      </w:r>
      <w:r w:rsidRPr="00A23285">
        <w:t xml:space="preserve"> also provisioned and maintained a synchronous standby replica in a different Availability Zone.  </w:t>
      </w:r>
    </w:p>
    <w:p w:rsidR="00F42B8D" w:rsidRPr="00A23285" w:rsidRDefault="00F42B8D"/>
    <w:p w:rsidR="004309A0" w:rsidRPr="00A23285" w:rsidRDefault="005258D3" w:rsidP="00F1406B">
      <w:r>
        <w:rPr>
          <w:noProof/>
        </w:rPr>
        <w:drawing>
          <wp:inline distT="0" distB="0" distL="0" distR="0" wp14:anchorId="4F5F14ED">
            <wp:extent cx="5899819" cy="4075790"/>
            <wp:effectExtent l="0" t="0" r="5715" b="1270"/>
            <wp:docPr id="805" name="그림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3609" cy="4078408"/>
                    </a:xfrm>
                    <a:prstGeom prst="rect">
                      <a:avLst/>
                    </a:prstGeom>
                    <a:noFill/>
                  </pic:spPr>
                </pic:pic>
              </a:graphicData>
            </a:graphic>
          </wp:inline>
        </w:drawing>
      </w:r>
    </w:p>
    <w:p w:rsidR="00F42B8D" w:rsidRPr="00A23285" w:rsidRDefault="00892D31">
      <w:pPr>
        <w:jc w:val="center"/>
      </w:pPr>
      <w:r w:rsidRPr="00A23285">
        <w:rPr>
          <w:b/>
        </w:rPr>
        <w:t>Figure 6.7  IoT Server class structure decomposition — switching to a physical perspective.</w:t>
      </w:r>
    </w:p>
    <w:p w:rsidR="00F42B8D" w:rsidRPr="00A23285" w:rsidRDefault="00892D31">
      <w:r w:rsidRPr="00A23285">
        <w:br w:type="page"/>
      </w:r>
    </w:p>
    <w:p w:rsidR="00F42B8D" w:rsidRPr="00A23285" w:rsidRDefault="006E491C" w:rsidP="006E491C">
      <w:pPr>
        <w:pStyle w:val="a3"/>
        <w:ind w:leftChars="-129" w:left="-3" w:hangingChars="78" w:hanging="281"/>
        <w:outlineLvl w:val="0"/>
        <w:rPr>
          <w:rFonts w:ascii="Arial" w:hAnsi="Arial" w:cs="Arial"/>
          <w:sz w:val="36"/>
          <w:szCs w:val="36"/>
        </w:rPr>
      </w:pPr>
      <w:bookmarkStart w:id="41" w:name="_Toc422355542"/>
      <w:r w:rsidRPr="00A23285">
        <w:rPr>
          <w:rFonts w:ascii="Arial" w:hAnsi="Arial" w:cs="Arial"/>
          <w:sz w:val="36"/>
          <w:szCs w:val="36"/>
        </w:rPr>
        <w:lastRenderedPageBreak/>
        <w:t xml:space="preserve">7. </w:t>
      </w:r>
      <w:r w:rsidR="00892D31" w:rsidRPr="00A23285">
        <w:rPr>
          <w:rFonts w:ascii="Arial" w:hAnsi="Arial" w:cs="Arial"/>
          <w:sz w:val="36"/>
          <w:szCs w:val="36"/>
        </w:rPr>
        <w:t>DECOMPOSITION OF USER APP</w:t>
      </w:r>
      <w:bookmarkEnd w:id="41"/>
    </w:p>
    <w:p w:rsidR="00F42B8D" w:rsidRPr="00A23285" w:rsidRDefault="00F42B8D"/>
    <w:p w:rsidR="00F42B8D" w:rsidRPr="00A23285" w:rsidRDefault="00892D31">
      <w:r w:rsidRPr="00A23285">
        <w:t xml:space="preserve">From the system context, </w:t>
      </w:r>
      <w:r w:rsidRPr="00A23285">
        <w:rPr>
          <w:i/>
        </w:rPr>
        <w:t xml:space="preserve">User </w:t>
      </w:r>
      <w:r w:rsidR="00936914" w:rsidRPr="00A23285">
        <w:rPr>
          <w:i/>
        </w:rPr>
        <w:t>App</w:t>
      </w:r>
      <w:r w:rsidR="00936914" w:rsidRPr="00A23285">
        <w:t xml:space="preserve"> provides</w:t>
      </w:r>
      <w:r w:rsidRPr="00A23285">
        <w:t xml:space="preserve"> the user interface to get </w:t>
      </w:r>
      <w:r w:rsidR="00936914" w:rsidRPr="00A23285">
        <w:t>a</w:t>
      </w:r>
      <w:r w:rsidRPr="00A23285">
        <w:t xml:space="preserve"> user input/action and interface with </w:t>
      </w:r>
      <w:r w:rsidRPr="00A23285">
        <w:rPr>
          <w:i/>
        </w:rPr>
        <w:t xml:space="preserve">IoT Server or SA node </w:t>
      </w:r>
      <w:r w:rsidRPr="00A23285">
        <w:t xml:space="preserve">through network.  In this section we show the dynamic </w:t>
      </w:r>
      <w:r w:rsidR="00936914" w:rsidRPr="00A23285">
        <w:t xml:space="preserve">perspective </w:t>
      </w:r>
      <w:r w:rsidRPr="00A23285">
        <w:t xml:space="preserve">(section 7.1) and static </w:t>
      </w:r>
      <w:r w:rsidR="00936914" w:rsidRPr="00A23285">
        <w:t xml:space="preserve">perspective </w:t>
      </w:r>
      <w:r w:rsidRPr="00A23285">
        <w:t xml:space="preserve">(section 7.2) of </w:t>
      </w:r>
      <w:r w:rsidRPr="00A23285">
        <w:rPr>
          <w:i/>
        </w:rPr>
        <w:t>User App</w:t>
      </w:r>
      <w:r w:rsidRPr="00A23285">
        <w:t xml:space="preserve">.  Through this section you can understand how to consist of User App. you can see the reason why we decompose into dynamic &amp; </w:t>
      </w:r>
      <w:r w:rsidR="00936914" w:rsidRPr="00A23285">
        <w:t>static</w:t>
      </w:r>
      <w:r w:rsidRPr="00A23285">
        <w:t xml:space="preserve"> </w:t>
      </w:r>
      <w:r w:rsidR="00936914" w:rsidRPr="00A23285">
        <w:t xml:space="preserve">perspective </w:t>
      </w:r>
      <w:r w:rsidRPr="00A23285">
        <w:t>like drawing of each section at the table of rationale.</w:t>
      </w:r>
    </w:p>
    <w:p w:rsidR="00F42B8D" w:rsidRPr="00A23285" w:rsidRDefault="00F42B8D"/>
    <w:p w:rsidR="00F42B8D" w:rsidRPr="00A23285" w:rsidRDefault="00892D31" w:rsidP="00235A9F">
      <w:pPr>
        <w:pStyle w:val="2"/>
        <w:rPr>
          <w:rFonts w:ascii="Arial" w:hAnsi="Arial" w:cs="Arial"/>
          <w:b w:val="0"/>
          <w:sz w:val="32"/>
          <w:szCs w:val="32"/>
        </w:rPr>
      </w:pPr>
      <w:bookmarkStart w:id="42" w:name="_Toc422355543"/>
      <w:r w:rsidRPr="00A23285">
        <w:rPr>
          <w:rFonts w:ascii="Arial" w:hAnsi="Arial" w:cs="Arial"/>
          <w:b w:val="0"/>
          <w:sz w:val="32"/>
          <w:szCs w:val="32"/>
        </w:rPr>
        <w:t>7.1 Dynamic Perspective</w:t>
      </w:r>
      <w:bookmarkEnd w:id="42"/>
    </w:p>
    <w:p w:rsidR="00F42B8D" w:rsidRPr="00A23285" w:rsidRDefault="00892D31">
      <w:r w:rsidRPr="00A23285">
        <w:rPr>
          <w:sz w:val="32"/>
          <w:szCs w:val="32"/>
        </w:rPr>
        <w:t xml:space="preserve">      </w:t>
      </w:r>
    </w:p>
    <w:p w:rsidR="00F42B8D" w:rsidRDefault="00892D31">
      <w:r w:rsidRPr="00A23285">
        <w:rPr>
          <w:i/>
        </w:rPr>
        <w:t>User App</w:t>
      </w:r>
      <w:r w:rsidRPr="00A23285">
        <w:t xml:space="preserve"> consists of 3 components.  One is </w:t>
      </w:r>
      <w:r w:rsidRPr="00A23285">
        <w:rPr>
          <w:i/>
        </w:rPr>
        <w:t xml:space="preserve">View </w:t>
      </w:r>
      <w:r w:rsidRPr="00A23285">
        <w:t xml:space="preserve">which is for the user interface.  It shows the current </w:t>
      </w:r>
      <w:r w:rsidR="00936914" w:rsidRPr="00A23285">
        <w:t>status</w:t>
      </w:r>
      <w:r w:rsidRPr="00A23285">
        <w:t xml:space="preserve"> of SA nodes and </w:t>
      </w:r>
      <w:r w:rsidR="00936914" w:rsidRPr="00A23285">
        <w:t>some</w:t>
      </w:r>
      <w:r w:rsidRPr="00A23285">
        <w:t xml:space="preserve"> items what user can do.  Another is controller which is interacting with user input and providing the </w:t>
      </w:r>
      <w:r w:rsidR="00936914" w:rsidRPr="00A23285">
        <w:t>interface</w:t>
      </w:r>
      <w:r w:rsidRPr="00A23285">
        <w:t xml:space="preserve"> with</w:t>
      </w:r>
      <w:r w:rsidRPr="00A23285">
        <w:rPr>
          <w:i/>
        </w:rPr>
        <w:t xml:space="preserve"> IoT Server</w:t>
      </w:r>
      <w:r w:rsidRPr="00A23285">
        <w:t xml:space="preserve"> and</w:t>
      </w:r>
      <w:r w:rsidRPr="00A23285">
        <w:rPr>
          <w:i/>
        </w:rPr>
        <w:t xml:space="preserve"> SA node</w:t>
      </w:r>
      <w:r w:rsidRPr="00A23285">
        <w:t xml:space="preserve"> as well.  The other is model which represents the </w:t>
      </w:r>
      <w:r w:rsidRPr="00A23285">
        <w:rPr>
          <w:i/>
        </w:rPr>
        <w:t>SA node</w:t>
      </w:r>
      <w:r w:rsidRPr="00A23285">
        <w:t xml:space="preserve">.  Figure7.2 is dynamic perspective of </w:t>
      </w:r>
      <w:r w:rsidRPr="00A23285">
        <w:rPr>
          <w:i/>
        </w:rPr>
        <w:t>User App</w:t>
      </w:r>
      <w:r w:rsidRPr="00A23285">
        <w:t xml:space="preserve"> which is a part </w:t>
      </w:r>
      <w:r w:rsidR="00936914" w:rsidRPr="00A23285">
        <w:t>of</w:t>
      </w:r>
      <w:r w:rsidR="00936914" w:rsidRPr="00A23285">
        <w:rPr>
          <w:i/>
        </w:rPr>
        <w:t xml:space="preserve"> IoT</w:t>
      </w:r>
      <w:r w:rsidRPr="00A23285">
        <w:rPr>
          <w:i/>
        </w:rPr>
        <w:t xml:space="preserve"> system</w:t>
      </w:r>
      <w:r w:rsidRPr="00A23285">
        <w:t xml:space="preserve">. The general direction of the </w:t>
      </w:r>
      <w:r w:rsidRPr="00A23285">
        <w:rPr>
          <w:i/>
        </w:rPr>
        <w:t>User App</w:t>
      </w:r>
      <w:r w:rsidRPr="00A23285">
        <w:t xml:space="preserve"> is </w:t>
      </w:r>
      <w:r w:rsidR="00936914" w:rsidRPr="00A23285">
        <w:t>conformed to</w:t>
      </w:r>
      <w:r w:rsidRPr="00A23285">
        <w:t xml:space="preserve"> MVC pattern. This pattern will provide the multi-view for 3rd application developer. And also, this pattern has been generalized and the advantage is known for well in the software world. In the Table 7.1, the reason of splitting is described briefly.  </w:t>
      </w:r>
    </w:p>
    <w:p w:rsidR="00713175" w:rsidRPr="00A23285" w:rsidRDefault="00713175"/>
    <w:p w:rsidR="00F42B8D" w:rsidRPr="00A23285" w:rsidRDefault="00F42B8D"/>
    <w:p w:rsidR="004309A0" w:rsidRPr="00A23285" w:rsidRDefault="00A74319" w:rsidP="004309A0">
      <w:pPr>
        <w:jc w:val="center"/>
      </w:pPr>
      <w:r>
        <w:rPr>
          <w:noProof/>
        </w:rPr>
        <w:drawing>
          <wp:inline distT="0" distB="0" distL="0" distR="0" wp14:anchorId="127030B8">
            <wp:extent cx="6146240" cy="4174703"/>
            <wp:effectExtent l="0" t="0" r="6985" b="0"/>
            <wp:docPr id="816" name="그림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46240" cy="4174703"/>
                    </a:xfrm>
                    <a:prstGeom prst="rect">
                      <a:avLst/>
                    </a:prstGeom>
                    <a:noFill/>
                  </pic:spPr>
                </pic:pic>
              </a:graphicData>
            </a:graphic>
          </wp:inline>
        </w:drawing>
      </w:r>
    </w:p>
    <w:p w:rsidR="00F42B8D" w:rsidRPr="00A23285" w:rsidRDefault="000C7D28">
      <w:pPr>
        <w:jc w:val="center"/>
      </w:pPr>
      <w:r>
        <w:rPr>
          <w:b/>
        </w:rPr>
        <w:t xml:space="preserve">Figure 7.1 </w:t>
      </w:r>
      <w:r w:rsidR="00892D31" w:rsidRPr="00A23285">
        <w:rPr>
          <w:b/>
        </w:rPr>
        <w:t xml:space="preserve"> 1st </w:t>
      </w:r>
      <w:r w:rsidR="00936914" w:rsidRPr="00A23285">
        <w:rPr>
          <w:b/>
        </w:rPr>
        <w:t>decomposition</w:t>
      </w:r>
      <w:r w:rsidR="00892D31" w:rsidRPr="00A23285">
        <w:rPr>
          <w:b/>
        </w:rPr>
        <w:t xml:space="preserve"> of </w:t>
      </w:r>
      <w:r w:rsidR="00892D31" w:rsidRPr="00A23285">
        <w:rPr>
          <w:b/>
          <w:i/>
        </w:rPr>
        <w:t>User App</w:t>
      </w:r>
    </w:p>
    <w:p w:rsidR="00F42B8D" w:rsidRPr="00A23285" w:rsidRDefault="00F42B8D"/>
    <w:p w:rsidR="00B25CE4" w:rsidRPr="00A23285" w:rsidRDefault="00B25CE4"/>
    <w:p w:rsidR="00F42B8D" w:rsidRPr="00A23285" w:rsidRDefault="000C7D28">
      <w:r>
        <w:rPr>
          <w:b/>
        </w:rPr>
        <w:t xml:space="preserve">Table 7.1 </w:t>
      </w:r>
      <w:r w:rsidR="00892D31" w:rsidRPr="00A23285">
        <w:rPr>
          <w:b/>
        </w:rPr>
        <w:t xml:space="preserve"> Element Responsibilities catalog for 1st decomposition of User App</w:t>
      </w:r>
    </w:p>
    <w:tbl>
      <w:tblPr>
        <w:tblStyle w:val="aff6"/>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1934"/>
        <w:gridCol w:w="7976"/>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View</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4"/>
              </w:numPr>
              <w:ind w:hanging="360"/>
              <w:contextualSpacing/>
            </w:pPr>
            <w:r w:rsidRPr="00A23285">
              <w:t>This element is run time object</w:t>
            </w:r>
          </w:p>
          <w:p w:rsidR="00F42B8D" w:rsidRPr="00A23285" w:rsidRDefault="00892D31">
            <w:pPr>
              <w:numPr>
                <w:ilvl w:val="0"/>
                <w:numId w:val="14"/>
              </w:numPr>
              <w:ind w:hanging="360"/>
              <w:contextualSpacing/>
            </w:pPr>
            <w:r w:rsidRPr="00A23285">
              <w:t>This element shows the current information of SA nodes, or the action (or service) which user can do.</w:t>
            </w:r>
          </w:p>
          <w:p w:rsidR="00F42B8D" w:rsidRPr="00A23285" w:rsidRDefault="00892D31">
            <w:pPr>
              <w:numPr>
                <w:ilvl w:val="0"/>
                <w:numId w:val="14"/>
              </w:numPr>
              <w:ind w:hanging="360"/>
              <w:contextualSpacing/>
            </w:pPr>
            <w:r w:rsidRPr="00A23285">
              <w:t>User can select action (or service) or enter the user data to interact with the system.</w:t>
            </w:r>
          </w:p>
          <w:p w:rsidR="00F42B8D" w:rsidRPr="00A23285" w:rsidRDefault="00892D31">
            <w:pPr>
              <w:numPr>
                <w:ilvl w:val="0"/>
                <w:numId w:val="14"/>
              </w:numPr>
              <w:ind w:hanging="360"/>
              <w:contextualSpacing/>
            </w:pPr>
            <w:r w:rsidRPr="00A23285">
              <w:t xml:space="preserve"> It observe the Model </w:t>
            </w:r>
            <w:r w:rsidR="00936914" w:rsidRPr="00A23285">
              <w:t>which</w:t>
            </w:r>
            <w:r w:rsidRPr="00A23285">
              <w:t xml:space="preserve"> represents the SA nodes.</w:t>
            </w:r>
          </w:p>
          <w:p w:rsidR="00F42B8D" w:rsidRPr="00A23285" w:rsidRDefault="00892D31">
            <w:pPr>
              <w:numPr>
                <w:ilvl w:val="0"/>
                <w:numId w:val="14"/>
              </w:numPr>
              <w:ind w:hanging="360"/>
              <w:contextualSpacing/>
            </w:pPr>
            <w:r w:rsidRPr="00A23285">
              <w:t>This element is responsible for all of the GUI service.</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Controller</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6"/>
              </w:numPr>
              <w:ind w:hanging="360"/>
              <w:contextualSpacing/>
            </w:pPr>
            <w:r w:rsidRPr="00A23285">
              <w:t>This element is run time object.</w:t>
            </w:r>
          </w:p>
          <w:p w:rsidR="00F42B8D" w:rsidRPr="00A23285" w:rsidRDefault="00892D31">
            <w:pPr>
              <w:numPr>
                <w:ilvl w:val="0"/>
                <w:numId w:val="46"/>
              </w:numPr>
              <w:ind w:hanging="360"/>
              <w:contextualSpacing/>
            </w:pPr>
            <w:r w:rsidRPr="00A23285">
              <w:t xml:space="preserve">When user enters the user data or select the action (or service), it listen this user input. Then do the proper service like connect to server or publish the event to </w:t>
            </w:r>
            <w:r w:rsidRPr="00A23285">
              <w:rPr>
                <w:i/>
              </w:rPr>
              <w:t>SA node.</w:t>
            </w:r>
          </w:p>
          <w:p w:rsidR="00F42B8D" w:rsidRPr="00A23285" w:rsidRDefault="00892D31">
            <w:pPr>
              <w:numPr>
                <w:ilvl w:val="0"/>
                <w:numId w:val="46"/>
              </w:numPr>
              <w:ind w:hanging="360"/>
              <w:contextualSpacing/>
            </w:pPr>
            <w:r w:rsidRPr="00A23285">
              <w:t>It can select the view state by user input or event/message from network.</w:t>
            </w:r>
          </w:p>
          <w:p w:rsidR="00F42B8D" w:rsidRPr="00A23285" w:rsidRDefault="00892D31">
            <w:pPr>
              <w:numPr>
                <w:ilvl w:val="0"/>
                <w:numId w:val="46"/>
              </w:numPr>
              <w:ind w:hanging="360"/>
              <w:contextualSpacing/>
            </w:pPr>
            <w:r w:rsidRPr="00A23285">
              <w:t xml:space="preserve">It is able to update the Model data when it needed. It is triggered by </w:t>
            </w:r>
            <w:r w:rsidR="00936914" w:rsidRPr="00A23285">
              <w:t>receiving</w:t>
            </w:r>
            <w:r w:rsidRPr="00A23285">
              <w:t xml:space="preserve"> network data from </w:t>
            </w:r>
            <w:r w:rsidRPr="00A23285">
              <w:rPr>
                <w:i/>
              </w:rPr>
              <w:t>IoT server</w:t>
            </w:r>
            <w:r w:rsidRPr="00A23285">
              <w:t xml:space="preserve"> or </w:t>
            </w:r>
            <w:r w:rsidRPr="00A23285">
              <w:rPr>
                <w:i/>
              </w:rPr>
              <w:t>SA nodes.</w:t>
            </w:r>
          </w:p>
        </w:tc>
      </w:tr>
      <w:tr w:rsidR="00F42B8D" w:rsidRPr="00A23285" w:rsidTr="00B25CE4">
        <w:tc>
          <w:tcPr>
            <w:tcW w:w="97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i/>
              </w:rPr>
              <w:t>Model</w:t>
            </w:r>
          </w:p>
        </w:tc>
        <w:tc>
          <w:tcPr>
            <w:tcW w:w="402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7"/>
              </w:numPr>
              <w:ind w:hanging="360"/>
              <w:contextualSpacing/>
            </w:pPr>
            <w:r w:rsidRPr="00A23285">
              <w:t>This element is run time object.</w:t>
            </w:r>
          </w:p>
          <w:p w:rsidR="00F42B8D" w:rsidRPr="00A23285" w:rsidRDefault="00892D31">
            <w:pPr>
              <w:numPr>
                <w:ilvl w:val="0"/>
                <w:numId w:val="47"/>
              </w:numPr>
              <w:ind w:hanging="360"/>
              <w:contextualSpacing/>
            </w:pPr>
            <w:r w:rsidRPr="00A23285">
              <w:t>It represents a SA node.</w:t>
            </w:r>
          </w:p>
          <w:p w:rsidR="00F42B8D" w:rsidRPr="00A23285" w:rsidRDefault="00892D31">
            <w:pPr>
              <w:numPr>
                <w:ilvl w:val="0"/>
                <w:numId w:val="47"/>
              </w:numPr>
              <w:ind w:hanging="360"/>
              <w:contextualSpacing/>
            </w:pPr>
            <w:r w:rsidRPr="00A23285">
              <w:t>It has the current status of SA nodes by controller.</w:t>
            </w:r>
          </w:p>
          <w:p w:rsidR="00F42B8D" w:rsidRPr="00A23285" w:rsidRDefault="00892D31">
            <w:pPr>
              <w:numPr>
                <w:ilvl w:val="0"/>
                <w:numId w:val="47"/>
              </w:numPr>
              <w:ind w:hanging="360"/>
              <w:contextualSpacing/>
            </w:pPr>
            <w:r w:rsidRPr="00A23285">
              <w:t>When status was changed, it should send a event to View to notify status change.</w:t>
            </w:r>
          </w:p>
        </w:tc>
      </w:tr>
    </w:tbl>
    <w:p w:rsidR="00F42B8D" w:rsidRPr="00A23285" w:rsidRDefault="00892D31">
      <w:r w:rsidRPr="00A23285">
        <w:t xml:space="preserve"> </w:t>
      </w:r>
    </w:p>
    <w:p w:rsidR="00B25CE4" w:rsidRPr="00A23285" w:rsidRDefault="00B25CE4"/>
    <w:p w:rsidR="00F42B8D" w:rsidRPr="00A23285" w:rsidRDefault="000C7D28">
      <w:r>
        <w:rPr>
          <w:b/>
        </w:rPr>
        <w:t xml:space="preserve">Table 7.2  </w:t>
      </w:r>
      <w:r w:rsidR="00892D31" w:rsidRPr="00A23285">
        <w:rPr>
          <w:b/>
        </w:rPr>
        <w:t>Relationship Responsibilities catalog for 1st decomposition of User App</w:t>
      </w:r>
    </w:p>
    <w:tbl>
      <w:tblPr>
        <w:tblStyle w:val="aff7"/>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212"/>
        <w:gridCol w:w="7698"/>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120"/>
        </w:trPr>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4265D">
            <w:pPr>
              <w:jc w:val="center"/>
            </w:pPr>
            <w:r w:rsidRPr="00B4265D">
              <w:rPr>
                <w:noProof/>
              </w:rPr>
              <mc:AlternateContent>
                <mc:Choice Requires="wps">
                  <w:drawing>
                    <wp:anchor distT="0" distB="0" distL="114300" distR="114300" simplePos="0" relativeHeight="251685888" behindDoc="0" locked="0" layoutInCell="1" allowOverlap="1" wp14:anchorId="193060D8" wp14:editId="4A2DD45C">
                      <wp:simplePos x="0" y="0"/>
                      <wp:positionH relativeFrom="column">
                        <wp:posOffset>335479</wp:posOffset>
                      </wp:positionH>
                      <wp:positionV relativeFrom="paragraph">
                        <wp:posOffset>382014</wp:posOffset>
                      </wp:positionV>
                      <wp:extent cx="576000" cy="0"/>
                      <wp:effectExtent l="38100" t="95250" r="14605" b="114300"/>
                      <wp:wrapNone/>
                      <wp:docPr id="500" name="Shape 500"/>
                      <wp:cNvGraphicFramePr/>
                      <a:graphic xmlns:a="http://schemas.openxmlformats.org/drawingml/2006/main">
                        <a:graphicData uri="http://schemas.microsoft.com/office/word/2010/wordprocessingShape">
                          <wps:wsp>
                            <wps:cNvCnPr/>
                            <wps:spPr>
                              <a:xfrm>
                                <a:off x="0" y="0"/>
                                <a:ext cx="576000" cy="0"/>
                              </a:xfrm>
                              <a:prstGeom prst="straightConnector1">
                                <a:avLst/>
                              </a:prstGeom>
                              <a:noFill/>
                              <a:ln w="15875" cap="flat" cmpd="sng">
                                <a:solidFill>
                                  <a:schemeClr val="tx1"/>
                                </a:solidFill>
                                <a:prstDash val="sysDot"/>
                                <a:round/>
                                <a:headEnd type="stealth" w="lg" len="med"/>
                                <a:tailEnd type="stealth" w="lg" len="med"/>
                              </a:ln>
                            </wps:spPr>
                            <wps:bodyPr/>
                          </wps:wsp>
                        </a:graphicData>
                      </a:graphic>
                    </wp:anchor>
                  </w:drawing>
                </mc:Choice>
                <mc:Fallback>
                  <w:pict>
                    <v:shape w14:anchorId="662AD9CB" id="Shape 500" o:spid="_x0000_s1026" type="#_x0000_t32" style="position:absolute;left:0;text-align:left;margin-left:26.4pt;margin-top:30.1pt;width:45.3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" strokecolor="black [3213]" strokeweight="1.25pt">
                      <v:stroke dashstyle="1 1" startarrow="classic" startarrowwidth="wide" endarrow="classic" endarrowwidth="wide"/>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8"/>
              </w:numPr>
              <w:ind w:hanging="360"/>
              <w:contextualSpacing/>
            </w:pPr>
            <w:r w:rsidRPr="00A23285">
              <w:t>This relationship indicates the data transition through network.</w:t>
            </w:r>
          </w:p>
          <w:p w:rsidR="00F42B8D" w:rsidRPr="00A23285" w:rsidRDefault="00892D31">
            <w:pPr>
              <w:numPr>
                <w:ilvl w:val="0"/>
                <w:numId w:val="8"/>
              </w:numPr>
              <w:ind w:hanging="360"/>
              <w:contextualSpacing/>
            </w:pPr>
            <w:r w:rsidRPr="00A23285">
              <w:t>Network connection to the Event bus, it uses the MQTT.</w:t>
            </w:r>
          </w:p>
          <w:p w:rsidR="00F42B8D" w:rsidRPr="00A23285" w:rsidRDefault="00892D31">
            <w:pPr>
              <w:numPr>
                <w:ilvl w:val="0"/>
                <w:numId w:val="8"/>
              </w:numPr>
              <w:ind w:hanging="360"/>
              <w:contextualSpacing/>
            </w:pPr>
            <w:r w:rsidRPr="00A23285">
              <w:t>Network connection to the Web server, it uses the HTTPREST.</w:t>
            </w:r>
          </w:p>
          <w:p w:rsidR="00F42B8D" w:rsidRPr="00A23285" w:rsidRDefault="00892D31" w:rsidP="00936914">
            <w:pPr>
              <w:numPr>
                <w:ilvl w:val="0"/>
                <w:numId w:val="8"/>
              </w:numPr>
              <w:ind w:hanging="360"/>
              <w:contextualSpacing/>
            </w:pPr>
            <w:r w:rsidRPr="00A23285">
              <w:t xml:space="preserve">On the relationship with the Event bus, elements do </w:t>
            </w:r>
            <w:r w:rsidR="00936914" w:rsidRPr="00A23285">
              <w:t>publish</w:t>
            </w:r>
            <w:r w:rsidRPr="00A23285">
              <w:t xml:space="preserve"> and subscribe.</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B4265D">
            <w:pPr>
              <w:jc w:val="center"/>
            </w:pPr>
            <w:r w:rsidRPr="00B4265D">
              <w:rPr>
                <w:noProof/>
              </w:rPr>
              <mc:AlternateContent>
                <mc:Choice Requires="wps">
                  <w:drawing>
                    <wp:anchor distT="0" distB="0" distL="114300" distR="114300" simplePos="0" relativeHeight="251689984" behindDoc="0" locked="0" layoutInCell="1" allowOverlap="1" wp14:anchorId="2A8CCF2E" wp14:editId="76F4E841">
                      <wp:simplePos x="0" y="0"/>
                      <wp:positionH relativeFrom="column">
                        <wp:posOffset>273704</wp:posOffset>
                      </wp:positionH>
                      <wp:positionV relativeFrom="paragraph">
                        <wp:posOffset>59055</wp:posOffset>
                      </wp:positionV>
                      <wp:extent cx="143510" cy="359410"/>
                      <wp:effectExtent l="0" t="0" r="8890" b="2540"/>
                      <wp:wrapNone/>
                      <wp:docPr id="809" name="Shape 504"/>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7E4E98" w:rsidRDefault="007E4E98" w:rsidP="00B4265D">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2A8CCF2E" id="Shape 504" o:spid="_x0000_s1077" style="position:absolute;left:0;text-align:left;margin-left:21.55pt;margin-top:4.65pt;width:11.3pt;height:28.3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" stroked="f">
                      <v:textbox inset="1mm,1mm,1mm,1mm">
                        <w:txbxContent>
                          <w:p w:rsidR="007E4E98" w:rsidRDefault="007E4E98" w:rsidP="00B4265D">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r w:rsidRPr="00B4265D">
              <w:rPr>
                <w:noProof/>
              </w:rPr>
              <mc:AlternateContent>
                <mc:Choice Requires="wps">
                  <w:drawing>
                    <wp:anchor distT="0" distB="0" distL="114300" distR="114300" simplePos="0" relativeHeight="251688960" behindDoc="0" locked="0" layoutInCell="1" allowOverlap="1" wp14:anchorId="5898D240" wp14:editId="79C6BFE2">
                      <wp:simplePos x="0" y="0"/>
                      <wp:positionH relativeFrom="column">
                        <wp:posOffset>801038</wp:posOffset>
                      </wp:positionH>
                      <wp:positionV relativeFrom="paragraph">
                        <wp:posOffset>72703</wp:posOffset>
                      </wp:positionV>
                      <wp:extent cx="143510" cy="359410"/>
                      <wp:effectExtent l="0" t="0" r="8890" b="2540"/>
                      <wp:wrapNone/>
                      <wp:docPr id="808" name="Shape 503"/>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7E4E98" w:rsidRDefault="007E4E98" w:rsidP="00B4265D">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5898D240" id="Shape 503" o:spid="_x0000_s1078" style="position:absolute;left:0;text-align:left;margin-left:63.05pt;margin-top:5.7pt;width:11.3pt;height:28.3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" stroked="f">
                      <v:textbox inset="1mm,1mm,1mm,1mm">
                        <w:txbxContent>
                          <w:p w:rsidR="007E4E98" w:rsidRDefault="007E4E98" w:rsidP="00B4265D">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B4265D">
              <w:rPr>
                <w:noProof/>
              </w:rPr>
              <mc:AlternateContent>
                <mc:Choice Requires="wps">
                  <w:drawing>
                    <wp:anchor distT="0" distB="0" distL="114300" distR="114300" simplePos="0" relativeHeight="251687936" behindDoc="0" locked="0" layoutInCell="1" allowOverlap="1" wp14:anchorId="58BC2AC0" wp14:editId="45C0E616">
                      <wp:simplePos x="0" y="0"/>
                      <wp:positionH relativeFrom="column">
                        <wp:posOffset>471805</wp:posOffset>
                      </wp:positionH>
                      <wp:positionV relativeFrom="paragraph">
                        <wp:posOffset>252124</wp:posOffset>
                      </wp:positionV>
                      <wp:extent cx="288000" cy="0"/>
                      <wp:effectExtent l="0" t="95250" r="17145" b="114300"/>
                      <wp:wrapNone/>
                      <wp:docPr id="807" name="Shape 502"/>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5875" cap="flat" cmpd="sng">
                                <a:solidFill>
                                  <a:srgbClr val="3F3F3F"/>
                                </a:solidFill>
                                <a:prstDash val="dash"/>
                                <a:round/>
                                <a:headEnd type="none" w="lg" len="med"/>
                                <a:tailEnd type="stealth" w="lg" len="med"/>
                              </a:ln>
                            </wps:spPr>
                            <wps:bodyPr/>
                          </wps:wsp>
                        </a:graphicData>
                      </a:graphic>
                    </wp:anchor>
                  </w:drawing>
                </mc:Choice>
                <mc:Fallback>
                  <w:pict>
                    <v:shape w14:anchorId="6DA1D6BB" id="Shape 502" o:spid="_x0000_s1026" type="#_x0000_t32" style="position:absolute;left:0;text-align:left;margin-left:37.15pt;margin-top:19.85pt;width:22.7pt;height:0;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" strokecolor="#3f3f3f" strokeweight="1.25pt">
                      <v:stroke dashstyle="dash" startarrowwidth="wide" endarrow="classic" endarrowwidth="wide"/>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6"/>
              </w:numPr>
              <w:ind w:hanging="360"/>
              <w:contextualSpacing/>
            </w:pPr>
            <w:r w:rsidRPr="00A23285">
              <w:t>This relationship indicates that A sends an event or message to B.</w:t>
            </w:r>
          </w:p>
          <w:p w:rsidR="00F42B8D" w:rsidRPr="00A23285" w:rsidRDefault="00892D31">
            <w:pPr>
              <w:numPr>
                <w:ilvl w:val="0"/>
                <w:numId w:val="36"/>
              </w:numPr>
              <w:ind w:hanging="360"/>
              <w:contextualSpacing/>
            </w:pPr>
            <w:r w:rsidRPr="00A23285">
              <w:lastRenderedPageBreak/>
              <w:t>It was used between View and Controller. Between View and Control, it will be used to tell user input to controller.</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w:lastRenderedPageBreak/>
              <mc:AlternateContent>
                <mc:Choice Requires="wps">
                  <w:drawing>
                    <wp:anchor distT="0" distB="0" distL="114300" distR="114300" simplePos="0" relativeHeight="251693056" behindDoc="0" locked="0" layoutInCell="1" allowOverlap="1" wp14:anchorId="2C966B9B" wp14:editId="21AAE3CA">
                      <wp:simplePos x="0" y="0"/>
                      <wp:positionH relativeFrom="column">
                        <wp:posOffset>862330</wp:posOffset>
                      </wp:positionH>
                      <wp:positionV relativeFrom="paragraph">
                        <wp:posOffset>84929</wp:posOffset>
                      </wp:positionV>
                      <wp:extent cx="143510" cy="359410"/>
                      <wp:effectExtent l="0" t="0" r="8890" b="2540"/>
                      <wp:wrapNone/>
                      <wp:docPr id="811" name="Shape 508"/>
                      <wp:cNvGraphicFramePr/>
                      <a:graphic xmlns:a="http://schemas.openxmlformats.org/drawingml/2006/main">
                        <a:graphicData uri="http://schemas.microsoft.com/office/word/2010/wordprocessingShape">
                          <wps:wsp>
                            <wps:cNvSpPr/>
                            <wps:spPr>
                              <a:xfrm>
                                <a:off x="0" y="0"/>
                                <a:ext cx="143510" cy="359410"/>
                              </a:xfrm>
                              <a:prstGeom prst="rect">
                                <a:avLst/>
                              </a:prstGeom>
                              <a:solidFill>
                                <a:srgbClr val="FFFFFF"/>
                              </a:solidFill>
                              <a:ln>
                                <a:noFill/>
                              </a:ln>
                            </wps:spPr>
                            <wps:txbx>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2C966B9B" id="Shape 508" o:spid="_x0000_s1079" style="position:absolute;left:0;text-align:left;margin-left:67.9pt;margin-top:6.7pt;width:11.3pt;height:28.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" stroked="f">
                      <v:textbox inset="1mm,1mm,1mm,1mm">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764346">
              <w:rPr>
                <w:noProof/>
              </w:rPr>
              <mc:AlternateContent>
                <mc:Choice Requires="wps">
                  <w:drawing>
                    <wp:anchor distT="0" distB="0" distL="114300" distR="114300" simplePos="0" relativeHeight="251692032" behindDoc="0" locked="0" layoutInCell="1" allowOverlap="1" wp14:anchorId="7B523C7B" wp14:editId="1CE7265C">
                      <wp:simplePos x="0" y="0"/>
                      <wp:positionH relativeFrom="column">
                        <wp:posOffset>513108</wp:posOffset>
                      </wp:positionH>
                      <wp:positionV relativeFrom="paragraph">
                        <wp:posOffset>273211</wp:posOffset>
                      </wp:positionV>
                      <wp:extent cx="288000" cy="0"/>
                      <wp:effectExtent l="0" t="95250" r="17145" b="114300"/>
                      <wp:wrapNone/>
                      <wp:docPr id="810" name="Shape 507"/>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9050" cap="flat" cmpd="dbl">
                                <a:solidFill>
                                  <a:srgbClr val="3F3F3F"/>
                                </a:solidFill>
                                <a:prstDash val="solid"/>
                                <a:round/>
                                <a:headEnd type="none" w="lg" len="med"/>
                                <a:tailEnd type="stealth" w="lg" len="med"/>
                              </a:ln>
                            </wps:spPr>
                            <wps:bodyPr/>
                          </wps:wsp>
                        </a:graphicData>
                      </a:graphic>
                    </wp:anchor>
                  </w:drawing>
                </mc:Choice>
                <mc:Fallback>
                  <w:pict>
                    <v:shape w14:anchorId="486279CB" id="Shape 507" o:spid="_x0000_s1026" type="#_x0000_t32" style="position:absolute;left:0;text-align:left;margin-left:40.4pt;margin-top:21.5pt;width:22.7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" strokecolor="#3f3f3f" strokeweight="1.5pt">
                      <v:stroke startarrowwidth="wide" endarrow="classic" endarrowwidth="wide" linestyle="thinThin"/>
                    </v:shap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4"/>
              </w:numPr>
              <w:ind w:hanging="360"/>
              <w:contextualSpacing/>
            </w:pPr>
            <w:r w:rsidRPr="00A23285">
              <w:t>This relationship indicates that A observe B.</w:t>
            </w:r>
          </w:p>
          <w:p w:rsidR="00F42B8D" w:rsidRPr="00A23285" w:rsidRDefault="00892D31">
            <w:pPr>
              <w:numPr>
                <w:ilvl w:val="0"/>
                <w:numId w:val="34"/>
              </w:numPr>
              <w:ind w:hanging="360"/>
              <w:contextualSpacing/>
            </w:pPr>
            <w:r w:rsidRPr="00A23285">
              <w:t>It was used between View and Model. View shows the latest status of Model (SA node) by querying the status whenever model data was changed.</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mc:AlternateContent>
                <mc:Choice Requires="wps">
                  <w:drawing>
                    <wp:anchor distT="0" distB="0" distL="114300" distR="114300" simplePos="0" relativeHeight="251697152" behindDoc="0" locked="0" layoutInCell="1" allowOverlap="1" wp14:anchorId="6AB74BA5" wp14:editId="14DDE9F0">
                      <wp:simplePos x="0" y="0"/>
                      <wp:positionH relativeFrom="column">
                        <wp:posOffset>280888</wp:posOffset>
                      </wp:positionH>
                      <wp:positionV relativeFrom="paragraph">
                        <wp:posOffset>50307</wp:posOffset>
                      </wp:positionV>
                      <wp:extent cx="144000" cy="359999"/>
                      <wp:effectExtent l="0" t="0" r="8890" b="2540"/>
                      <wp:wrapNone/>
                      <wp:docPr id="513" name="Shape 513"/>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6AB74BA5" id="Shape 513" o:spid="_x0000_s1080" style="position:absolute;left:0;text-align:left;margin-left:22.1pt;margin-top:3.95pt;width:11.35pt;height:28.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" stroked="f">
                      <v:textbox inset="1mm,1mm,1mm,1mm">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r w:rsidRPr="00764346">
              <w:rPr>
                <w:noProof/>
              </w:rPr>
              <mc:AlternateContent>
                <mc:Choice Requires="wps">
                  <w:drawing>
                    <wp:anchor distT="0" distB="0" distL="114300" distR="114300" simplePos="0" relativeHeight="251699200" behindDoc="0" locked="0" layoutInCell="1" allowOverlap="1" wp14:anchorId="20644C5E" wp14:editId="42D2841F">
                      <wp:simplePos x="0" y="0"/>
                      <wp:positionH relativeFrom="column">
                        <wp:posOffset>492428</wp:posOffset>
                      </wp:positionH>
                      <wp:positionV relativeFrom="paragraph">
                        <wp:posOffset>227444</wp:posOffset>
                      </wp:positionV>
                      <wp:extent cx="288000" cy="0"/>
                      <wp:effectExtent l="0" t="95250" r="17145" b="114300"/>
                      <wp:wrapNone/>
                      <wp:docPr id="813" name="Shape 511"/>
                      <wp:cNvGraphicFramePr/>
                      <a:graphic xmlns:a="http://schemas.openxmlformats.org/drawingml/2006/main">
                        <a:graphicData uri="http://schemas.microsoft.com/office/word/2010/wordprocessingShape">
                          <wps:wsp>
                            <wps:cNvCnPr/>
                            <wps:spPr>
                              <a:xfrm>
                                <a:off x="0" y="0"/>
                                <a:ext cx="288000" cy="0"/>
                              </a:xfrm>
                              <a:prstGeom prst="straightConnector1">
                                <a:avLst/>
                              </a:prstGeom>
                              <a:noFill/>
                              <a:ln w="15875" cap="flat" cmpd="sng">
                                <a:solidFill>
                                  <a:srgbClr val="3F3F3F"/>
                                </a:solidFill>
                                <a:prstDash val="solid"/>
                                <a:round/>
                                <a:headEnd type="none" w="lg" len="med"/>
                                <a:tailEnd type="stealth" w="lg" len="med"/>
                              </a:ln>
                            </wps:spPr>
                            <wps:bodyPr/>
                          </wps:wsp>
                        </a:graphicData>
                      </a:graphic>
                    </wp:anchor>
                  </w:drawing>
                </mc:Choice>
                <mc:Fallback>
                  <w:pict>
                    <v:shape w14:anchorId="1DDD4EC3" id="Shape 511" o:spid="_x0000_s1026" type="#_x0000_t32" style="position:absolute;left:0;text-align:left;margin-left:38.75pt;margin-top:17.9pt;width:22.7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" strokecolor="#3f3f3f" strokeweight="1.25pt">
                      <v:stroke startarrowwidth="wide" endarrow="classic" endarrowwidth="wide"/>
                    </v:shape>
                  </w:pict>
                </mc:Fallback>
              </mc:AlternateContent>
            </w:r>
            <w:r w:rsidRPr="00764346">
              <w:rPr>
                <w:noProof/>
              </w:rPr>
              <mc:AlternateContent>
                <mc:Choice Requires="wps">
                  <w:drawing>
                    <wp:anchor distT="0" distB="0" distL="114300" distR="114300" simplePos="0" relativeHeight="251696128" behindDoc="0" locked="0" layoutInCell="1" allowOverlap="1" wp14:anchorId="2123682A" wp14:editId="665FD0FF">
                      <wp:simplePos x="0" y="0"/>
                      <wp:positionH relativeFrom="column">
                        <wp:posOffset>849166</wp:posOffset>
                      </wp:positionH>
                      <wp:positionV relativeFrom="paragraph">
                        <wp:posOffset>57131</wp:posOffset>
                      </wp:positionV>
                      <wp:extent cx="144000" cy="359999"/>
                      <wp:effectExtent l="0" t="0" r="8890" b="2540"/>
                      <wp:wrapNone/>
                      <wp:docPr id="512" name="Shape 512"/>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B</w:t>
                                  </w:r>
                                </w:p>
                              </w:txbxContent>
                            </wps:txbx>
                            <wps:bodyPr lIns="36000" tIns="36000" rIns="36000" bIns="36000" anchor="ctr" anchorCtr="0">
                              <a:noAutofit/>
                            </wps:bodyPr>
                          </wps:wsp>
                        </a:graphicData>
                      </a:graphic>
                    </wp:anchor>
                  </w:drawing>
                </mc:Choice>
                <mc:Fallback>
                  <w:pict>
                    <v:rect w14:anchorId="2123682A" id="Shape 512" o:spid="_x0000_s1081" style="position:absolute;left:0;text-align:left;margin-left:66.85pt;margin-top:4.5pt;width:11.35pt;height:28.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" stroked="f">
                      <v:textbox inset="1mm,1mm,1mm,1mm">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B</w:t>
                            </w:r>
                          </w:p>
                        </w:txbxContent>
                      </v:textbox>
                    </v:rect>
                  </w:pict>
                </mc:Fallback>
              </mc:AlternateContent>
            </w:r>
            <w:r w:rsidRPr="00764346">
              <w:rPr>
                <w:noProof/>
              </w:rPr>
              <mc:AlternateContent>
                <mc:Choice Requires="wps">
                  <w:drawing>
                    <wp:anchor distT="0" distB="0" distL="114300" distR="114300" simplePos="0" relativeHeight="251694080" behindDoc="0" locked="0" layoutInCell="1" allowOverlap="1" wp14:anchorId="04E1BA41" wp14:editId="62B30D81">
                      <wp:simplePos x="0" y="0"/>
                      <wp:positionH relativeFrom="column">
                        <wp:posOffset>318580</wp:posOffset>
                      </wp:positionH>
                      <wp:positionV relativeFrom="paragraph">
                        <wp:posOffset>-795172</wp:posOffset>
                      </wp:positionV>
                      <wp:extent cx="144000" cy="359999"/>
                      <wp:effectExtent l="0" t="0" r="8890" b="2540"/>
                      <wp:wrapNone/>
                      <wp:docPr id="812" name="Shape 509"/>
                      <wp:cNvGraphicFramePr/>
                      <a:graphic xmlns:a="http://schemas.openxmlformats.org/drawingml/2006/main">
                        <a:graphicData uri="http://schemas.microsoft.com/office/word/2010/wordprocessingShape">
                          <wps:wsp>
                            <wps:cNvSpPr/>
                            <wps:spPr>
                              <a:xfrm>
                                <a:off x="0" y="0"/>
                                <a:ext cx="144000" cy="359999"/>
                              </a:xfrm>
                              <a:prstGeom prst="rect">
                                <a:avLst/>
                              </a:prstGeom>
                              <a:solidFill>
                                <a:srgbClr val="FFFFFF"/>
                              </a:solidFill>
                              <a:ln>
                                <a:noFill/>
                              </a:ln>
                            </wps:spPr>
                            <wps:txbx>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A</w:t>
                                  </w:r>
                                </w:p>
                              </w:txbxContent>
                            </wps:txbx>
                            <wps:bodyPr lIns="36000" tIns="36000" rIns="36000" bIns="36000" anchor="ctr" anchorCtr="0">
                              <a:noAutofit/>
                            </wps:bodyPr>
                          </wps:wsp>
                        </a:graphicData>
                      </a:graphic>
                    </wp:anchor>
                  </w:drawing>
                </mc:Choice>
                <mc:Fallback>
                  <w:pict>
                    <v:rect w14:anchorId="04E1BA41" id="Shape 509" o:spid="_x0000_s1082" style="position:absolute;left:0;text-align:left;margin-left:25.1pt;margin-top:-62.6pt;width:11.35pt;height:28.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" stroked="f">
                      <v:textbox inset="1mm,1mm,1mm,1mm">
                        <w:txbxContent>
                          <w:p w:rsidR="007E4E98" w:rsidRDefault="007E4E98" w:rsidP="00764346">
                            <w:pPr>
                              <w:pStyle w:val="afff9"/>
                              <w:spacing w:before="0" w:beforeAutospacing="0" w:after="0" w:afterAutospacing="0"/>
                              <w:jc w:val="center"/>
                            </w:pPr>
                            <w:r>
                              <w:rPr>
                                <w:rFonts w:ascii="Arial" w:eastAsia="Arial" w:hAnsi="Arial" w:cs="Arial"/>
                                <w:color w:val="3F3F3F"/>
                                <w:sz w:val="22"/>
                                <w:szCs w:val="22"/>
                              </w:rPr>
                              <w:t>A</w:t>
                            </w:r>
                          </w:p>
                        </w:txbxContent>
                      </v:textbox>
                    </v:rect>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0"/>
              </w:numPr>
              <w:ind w:hanging="360"/>
              <w:contextualSpacing/>
            </w:pPr>
            <w:r w:rsidRPr="00A23285">
              <w:t>This relationship indicates that A can update the status of B.</w:t>
            </w:r>
          </w:p>
          <w:p w:rsidR="00F42B8D" w:rsidRPr="00A23285" w:rsidRDefault="00892D31">
            <w:pPr>
              <w:numPr>
                <w:ilvl w:val="0"/>
                <w:numId w:val="30"/>
              </w:numPr>
              <w:ind w:hanging="360"/>
              <w:contextualSpacing/>
            </w:pPr>
            <w:r w:rsidRPr="00A23285">
              <w:t>Controller can select View status by user input or web server response.</w:t>
            </w:r>
          </w:p>
          <w:p w:rsidR="00F42B8D" w:rsidRPr="00A23285" w:rsidRDefault="00892D31">
            <w:pPr>
              <w:numPr>
                <w:ilvl w:val="0"/>
                <w:numId w:val="30"/>
              </w:numPr>
              <w:ind w:hanging="360"/>
              <w:contextualSpacing/>
            </w:pPr>
            <w:r w:rsidRPr="00A23285">
              <w:t>Controller can update the model status by listening the data from Web server or Event Bus.</w:t>
            </w:r>
          </w:p>
        </w:tc>
      </w:tr>
      <w:tr w:rsidR="00F42B8D" w:rsidRPr="00A23285" w:rsidTr="00B25CE4">
        <w:tc>
          <w:tcPr>
            <w:tcW w:w="1116"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764346">
            <w:pPr>
              <w:jc w:val="center"/>
            </w:pPr>
            <w:r w:rsidRPr="00764346">
              <w:rPr>
                <w:noProof/>
              </w:rPr>
              <mc:AlternateContent>
                <mc:Choice Requires="wps">
                  <w:drawing>
                    <wp:anchor distT="0" distB="0" distL="114300" distR="114300" simplePos="0" relativeHeight="251701248" behindDoc="0" locked="0" layoutInCell="1" allowOverlap="1" wp14:anchorId="6B716049" wp14:editId="30875925">
                      <wp:simplePos x="0" y="0"/>
                      <wp:positionH relativeFrom="column">
                        <wp:posOffset>368158</wp:posOffset>
                      </wp:positionH>
                      <wp:positionV relativeFrom="paragraph">
                        <wp:posOffset>164569</wp:posOffset>
                      </wp:positionV>
                      <wp:extent cx="493332" cy="1"/>
                      <wp:effectExtent l="0" t="0" r="2540" b="19050"/>
                      <wp:wrapNone/>
                      <wp:docPr id="814" name="직선 연결선 2"/>
                      <wp:cNvGraphicFramePr/>
                      <a:graphic xmlns:a="http://schemas.openxmlformats.org/drawingml/2006/main">
                        <a:graphicData uri="http://schemas.microsoft.com/office/word/2010/wordprocessingShape">
                          <wps:wsp>
                            <wps:cNvCnPr/>
                            <wps:spPr>
                              <a:xfrm>
                                <a:off x="0" y="0"/>
                                <a:ext cx="493332" cy="1"/>
                              </a:xfrm>
                              <a:prstGeom prst="line">
                                <a:avLst/>
                              </a:prstGeom>
                              <a:ln w="1587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4F8719" id="직선 연결선 2" o:spid="_x0000_s1026" style="position:absolute;left:0;text-align:left;z-index:251701248;visibility:visible;mso-wrap-style:square;mso-wrap-distance-left:9pt;mso-wrap-distance-top:0;mso-wrap-distance-right:9pt;mso-wrap-distance-bottom:0;mso-position-horizontal:absolute;mso-position-horizontal-relative:text;mso-position-vertical:absolute;mso-position-vertical-relative:text" from="29pt,12.95pt" to="67.8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" strokecolor="black [3213]" strokeweight="1.25pt">
                      <v:stroke dashstyle="1 1" joinstyle="miter"/>
                    </v:line>
                  </w:pict>
                </mc:Fallback>
              </mc:AlternateContent>
            </w:r>
          </w:p>
        </w:tc>
        <w:tc>
          <w:tcPr>
            <w:tcW w:w="3884"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4"/>
              </w:numPr>
              <w:ind w:hanging="360"/>
              <w:contextualSpacing/>
            </w:pPr>
            <w:r w:rsidRPr="00A23285">
              <w:t xml:space="preserve">This </w:t>
            </w:r>
            <w:r w:rsidR="00936914" w:rsidRPr="00A23285">
              <w:t>relationship</w:t>
            </w:r>
            <w:r w:rsidRPr="00A23285">
              <w:t xml:space="preserve"> indicate user input. By providing the user interface, user can input his/her data or request.</w:t>
            </w:r>
          </w:p>
        </w:tc>
      </w:tr>
    </w:tbl>
    <w:p w:rsidR="00F42B8D" w:rsidRPr="00A23285" w:rsidRDefault="00892D31">
      <w:r w:rsidRPr="00A23285">
        <w:t xml:space="preserve"> </w:t>
      </w:r>
    </w:p>
    <w:p w:rsidR="00F42B8D" w:rsidRPr="00A23285" w:rsidRDefault="00892D31">
      <w:r w:rsidRPr="00A23285">
        <w:t xml:space="preserve"> </w:t>
      </w:r>
    </w:p>
    <w:p w:rsidR="00F42B8D" w:rsidRPr="00A23285" w:rsidRDefault="000C7D28">
      <w:r>
        <w:rPr>
          <w:b/>
        </w:rPr>
        <w:t xml:space="preserve">Table 7.3 </w:t>
      </w:r>
      <w:r w:rsidR="00892D31" w:rsidRPr="00A23285">
        <w:rPr>
          <w:b/>
        </w:rPr>
        <w:t xml:space="preserve"> Rationale of 1st decomposition of User App</w:t>
      </w:r>
    </w:p>
    <w:tbl>
      <w:tblPr>
        <w:tblStyle w:val="aff8"/>
        <w:tblW w:w="94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450"/>
      </w:tblGrid>
      <w:tr w:rsidR="00F42B8D" w:rsidRPr="00A23285">
        <w:tc>
          <w:tcPr>
            <w:tcW w:w="94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Dynamic</w:t>
            </w:r>
          </w:p>
          <w:p w:rsidR="00F42B8D" w:rsidRPr="00A23285" w:rsidRDefault="00892D31">
            <w:pPr>
              <w:widowControl w:val="0"/>
            </w:pPr>
            <w:r w:rsidRPr="00A23285">
              <w:rPr>
                <w:b/>
              </w:rPr>
              <w:t>Associated Drawings:</w:t>
            </w:r>
            <w:r w:rsidRPr="00A23285">
              <w:t xml:space="preserve"> Figure 7.1</w:t>
            </w:r>
          </w:p>
          <w:p w:rsidR="00F42B8D" w:rsidRPr="00A23285" w:rsidRDefault="00892D31">
            <w:pPr>
              <w:widowControl w:val="0"/>
            </w:pPr>
            <w:r w:rsidRPr="00A23285">
              <w:rPr>
                <w:b/>
              </w:rPr>
              <w:t>Associated Responsibilities</w:t>
            </w:r>
            <w:r w:rsidRPr="00A23285">
              <w:t>: Table 7.1 and 7.2</w:t>
            </w:r>
          </w:p>
        </w:tc>
      </w:tr>
      <w:tr w:rsidR="00F42B8D" w:rsidRPr="00A23285">
        <w:tc>
          <w:tcPr>
            <w:tcW w:w="9450"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t xml:space="preserve"> To provide the various user interfaces, GUI will be changed many times by many stakeholders.  From this reason, we select MVC pattern.  Because multiple views of the user interface can be created, maintained, and coordinated when </w:t>
            </w:r>
            <w:r w:rsidRPr="00A23285">
              <w:rPr>
                <w:i/>
              </w:rPr>
              <w:t>SA node</w:t>
            </w:r>
            <w:r w:rsidRPr="00A23285">
              <w:t xml:space="preserve"> data changes.  It is easy to develop and test them in parallel, and changes to one have minimal impact on the others. (</w:t>
            </w:r>
            <w:r w:rsidRPr="00A23285">
              <w:rPr>
                <w:i/>
              </w:rPr>
              <w:t>QA09. Extensibility</w:t>
            </w:r>
            <w:r w:rsidRPr="00A23285">
              <w:t>)</w:t>
            </w:r>
          </w:p>
        </w:tc>
      </w:tr>
    </w:tbl>
    <w:p w:rsidR="00F42B8D" w:rsidRPr="00A23285" w:rsidRDefault="00892D31">
      <w:r w:rsidRPr="00A23285">
        <w:t xml:space="preserve"> </w:t>
      </w:r>
    </w:p>
    <w:p w:rsidR="003B248A" w:rsidRPr="00A23285" w:rsidRDefault="003B248A"/>
    <w:p w:rsidR="00F42B8D" w:rsidRPr="00A23285" w:rsidRDefault="00892D31" w:rsidP="00235A9F">
      <w:pPr>
        <w:pStyle w:val="2"/>
        <w:rPr>
          <w:rFonts w:ascii="Arial" w:hAnsi="Arial" w:cs="Arial"/>
          <w:b w:val="0"/>
          <w:sz w:val="32"/>
          <w:szCs w:val="32"/>
        </w:rPr>
      </w:pPr>
      <w:bookmarkStart w:id="43" w:name="_Toc422355544"/>
      <w:r w:rsidRPr="00A23285">
        <w:rPr>
          <w:rFonts w:ascii="Arial" w:hAnsi="Arial" w:cs="Arial"/>
          <w:b w:val="0"/>
          <w:sz w:val="32"/>
          <w:szCs w:val="32"/>
        </w:rPr>
        <w:t>7.2 Static Perspective</w:t>
      </w:r>
      <w:bookmarkEnd w:id="43"/>
    </w:p>
    <w:p w:rsidR="00F42B8D" w:rsidRPr="00A23285" w:rsidRDefault="00F42B8D"/>
    <w:p w:rsidR="00F42B8D" w:rsidRPr="00A23285" w:rsidRDefault="00892D31" w:rsidP="009F4F9D">
      <w:r w:rsidRPr="00A23285">
        <w:t xml:space="preserve">So far we have been concerned with decomposition of the </w:t>
      </w:r>
      <w:r w:rsidRPr="00A23285">
        <w:rPr>
          <w:i/>
        </w:rPr>
        <w:t xml:space="preserve">User App </w:t>
      </w:r>
      <w:r w:rsidRPr="00A23285">
        <w:t xml:space="preserve">in terms of the dynamic </w:t>
      </w:r>
      <w:r w:rsidR="009F4F9D" w:rsidRPr="00A23285">
        <w:t>perspective</w:t>
      </w:r>
      <w:r w:rsidRPr="00A23285">
        <w:t xml:space="preserve">. Now we will turn our attention to the static structures of the </w:t>
      </w:r>
      <w:r w:rsidRPr="00A23285">
        <w:rPr>
          <w:i/>
        </w:rPr>
        <w:t>User App</w:t>
      </w:r>
      <w:r w:rsidRPr="00A23285">
        <w:t xml:space="preserve">.  We can map the dynamic view Figure 7.1 into static view like Figure 7.2 Each run time object mapped into same name of package. </w:t>
      </w:r>
      <w:r w:rsidR="001E2250" w:rsidRPr="00A23285">
        <w:t>For</w:t>
      </w:r>
      <w:r w:rsidRPr="00A23285">
        <w:t xml:space="preserve"> example, run time object of Model mapped into model package.</w:t>
      </w:r>
    </w:p>
    <w:p w:rsidR="00F42B8D" w:rsidRPr="00A23285" w:rsidRDefault="00F42B8D"/>
    <w:p w:rsidR="004309A0" w:rsidRPr="00A23285" w:rsidRDefault="004309A0" w:rsidP="004309A0">
      <w:pPr>
        <w:rPr>
          <w:b/>
        </w:rPr>
      </w:pPr>
      <w:r w:rsidRPr="00A23285">
        <w:rPr>
          <w:b/>
          <w:noProof/>
        </w:rPr>
        <w:lastRenderedPageBreak/>
        <w:drawing>
          <wp:anchor distT="0" distB="144145" distL="114300" distR="114300" simplePos="0" relativeHeight="251665408" behindDoc="0" locked="0" layoutInCell="1" allowOverlap="1">
            <wp:simplePos x="0" y="0"/>
            <wp:positionH relativeFrom="margin">
              <wp:align>left</wp:align>
            </wp:positionH>
            <wp:positionV relativeFrom="paragraph">
              <wp:posOffset>182880</wp:posOffset>
            </wp:positionV>
            <wp:extent cx="6257925" cy="3751580"/>
            <wp:effectExtent l="0" t="0" r="0" b="1270"/>
            <wp:wrapTopAndBottom/>
            <wp:docPr id="823" name="그림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61415" cy="3753781"/>
                    </a:xfrm>
                    <a:prstGeom prst="rect">
                      <a:avLst/>
                    </a:prstGeom>
                    <a:noFill/>
                  </pic:spPr>
                </pic:pic>
              </a:graphicData>
            </a:graphic>
          </wp:anchor>
        </w:drawing>
      </w:r>
    </w:p>
    <w:p w:rsidR="00F42B8D" w:rsidRPr="00A23285" w:rsidRDefault="00892D31">
      <w:pPr>
        <w:jc w:val="center"/>
      </w:pPr>
      <w:r w:rsidRPr="00A23285">
        <w:rPr>
          <w:b/>
        </w:rPr>
        <w:t xml:space="preserve">Figure 7.2 Static Perspective of </w:t>
      </w:r>
      <w:r w:rsidRPr="00A23285">
        <w:rPr>
          <w:b/>
          <w:i/>
        </w:rPr>
        <w:t>User App</w:t>
      </w:r>
      <w:r w:rsidRPr="00A23285">
        <w:rPr>
          <w:b/>
        </w:rPr>
        <w:t>.</w:t>
      </w:r>
    </w:p>
    <w:p w:rsidR="00F42B8D" w:rsidRPr="00A23285" w:rsidRDefault="00892D31">
      <w:pPr>
        <w:rPr>
          <w:sz w:val="32"/>
          <w:szCs w:val="32"/>
        </w:rPr>
      </w:pPr>
      <w:r w:rsidRPr="00A23285">
        <w:rPr>
          <w:sz w:val="32"/>
          <w:szCs w:val="32"/>
        </w:rPr>
        <w:t xml:space="preserve"> </w:t>
      </w:r>
    </w:p>
    <w:p w:rsidR="00B25CE4" w:rsidRPr="00A23285" w:rsidRDefault="00B25CE4"/>
    <w:p w:rsidR="00F42B8D" w:rsidRPr="00A23285" w:rsidRDefault="000C7D28">
      <w:r>
        <w:rPr>
          <w:b/>
        </w:rPr>
        <w:t>Table 7.4</w:t>
      </w:r>
      <w:r w:rsidR="00892D31" w:rsidRPr="00A23285">
        <w:rPr>
          <w:b/>
        </w:rPr>
        <w:t xml:space="preserve"> </w:t>
      </w:r>
      <w:r>
        <w:rPr>
          <w:b/>
        </w:rPr>
        <w:t xml:space="preserve"> </w:t>
      </w:r>
      <w:r w:rsidR="00892D31" w:rsidRPr="00A23285">
        <w:rPr>
          <w:b/>
        </w:rPr>
        <w:t xml:space="preserve">Element Responsibilities catalog for static perspective of </w:t>
      </w:r>
      <w:r w:rsidR="00892D31" w:rsidRPr="00A23285">
        <w:rPr>
          <w:b/>
          <w:i/>
        </w:rPr>
        <w:t>User App</w:t>
      </w:r>
    </w:p>
    <w:tbl>
      <w:tblPr>
        <w:tblStyle w:val="aff9"/>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156"/>
        <w:gridCol w:w="7754"/>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Element</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View</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5"/>
              </w:numPr>
              <w:ind w:hanging="360"/>
              <w:contextualSpacing/>
            </w:pPr>
            <w:r w:rsidRPr="00A23285">
              <w:t>This package provide user interface.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Controller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4"/>
              </w:numPr>
              <w:ind w:hanging="360"/>
              <w:contextualSpacing/>
            </w:pPr>
            <w:r w:rsidRPr="00A23285">
              <w:t>Controller can use the view.</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Server interface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1"/>
              </w:numPr>
              <w:ind w:hanging="360"/>
              <w:contextualSpacing/>
            </w:pPr>
            <w:r w:rsidRPr="00A23285">
              <w:t>Server interface used by controller to connect to remote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HTTPAdaptor</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3"/>
              </w:numPr>
              <w:ind w:hanging="360"/>
              <w:contextualSpacing/>
            </w:pPr>
            <w:r w:rsidRPr="00A23285">
              <w:t>One of the remote servers is HTTP. For this it implement server interface and use HTTPREST client.</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HTTPRESTClient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
              </w:numPr>
              <w:ind w:hanging="360"/>
              <w:contextualSpacing/>
            </w:pPr>
            <w:r w:rsidRPr="00A23285">
              <w:t>This is used for connect to remote HTTP server.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proofErr w:type="spellStart"/>
            <w:r w:rsidRPr="00A23285">
              <w:t>MQTTClient</w:t>
            </w:r>
            <w:proofErr w:type="spellEnd"/>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37"/>
              </w:numPr>
              <w:ind w:hanging="360"/>
              <w:contextualSpacing/>
            </w:pPr>
            <w:r w:rsidRPr="00A23285">
              <w:t>This was used to publish/subscribe to Event bus by controller.</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Model</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8"/>
              </w:numPr>
              <w:ind w:hanging="360"/>
              <w:contextualSpacing/>
            </w:pPr>
            <w:r w:rsidRPr="00A23285">
              <w:t>This was used to represent the SA nodes which user can determine and control. It has many nodes.</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lastRenderedPageBreak/>
              <w:t>Node</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6"/>
              </w:numPr>
              <w:ind w:hanging="360"/>
              <w:contextualSpacing/>
            </w:pPr>
            <w:r w:rsidRPr="00A23285">
              <w:t>Node represents the SA node general characteristics like nick name, serial number, ownership and so force.</w:t>
            </w:r>
          </w:p>
        </w:tc>
      </w:tr>
      <w:tr w:rsidR="00F42B8D" w:rsidRPr="00A23285" w:rsidTr="00B25CE4">
        <w:tc>
          <w:tcPr>
            <w:tcW w:w="1088"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SensorActuator</w:t>
            </w:r>
          </w:p>
        </w:tc>
        <w:tc>
          <w:tcPr>
            <w:tcW w:w="3912"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40"/>
              </w:numPr>
              <w:ind w:hanging="360"/>
              <w:contextualSpacing/>
            </w:pPr>
            <w:r w:rsidRPr="00A23285">
              <w:t>SA node consists of various sensors or actuators. This elements means a sensor or actuator. This elements belong into Node.</w:t>
            </w:r>
          </w:p>
        </w:tc>
      </w:tr>
    </w:tbl>
    <w:p w:rsidR="00F42B8D" w:rsidRPr="00A23285" w:rsidRDefault="00892D31">
      <w:r w:rsidRPr="00A23285">
        <w:t xml:space="preserve"> </w:t>
      </w:r>
    </w:p>
    <w:p w:rsidR="00B25CE4" w:rsidRPr="00A23285" w:rsidRDefault="00B25CE4"/>
    <w:p w:rsidR="00F42B8D" w:rsidRPr="00A23285" w:rsidRDefault="00892D31">
      <w:r w:rsidRPr="00A23285">
        <w:rPr>
          <w:b/>
        </w:rPr>
        <w:t>Table 7.5</w:t>
      </w:r>
      <w:r w:rsidR="000C7D28">
        <w:rPr>
          <w:b/>
        </w:rPr>
        <w:t xml:space="preserve"> </w:t>
      </w:r>
      <w:r w:rsidRPr="00A23285">
        <w:rPr>
          <w:b/>
        </w:rPr>
        <w:t xml:space="preserve"> Relationship Responsibilities catalog for static perspective of </w:t>
      </w:r>
      <w:r w:rsidRPr="00A23285">
        <w:rPr>
          <w:b/>
          <w:i/>
        </w:rPr>
        <w:t>User App</w:t>
      </w:r>
    </w:p>
    <w:tbl>
      <w:tblPr>
        <w:tblStyle w:val="affa"/>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2323"/>
        <w:gridCol w:w="7587"/>
      </w:tblGrid>
      <w:tr w:rsidR="00F42B8D" w:rsidRPr="00A23285" w:rsidTr="00B25CE4">
        <w:tc>
          <w:tcPr>
            <w:tcW w:w="5000" w:type="pct"/>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widowControl w:val="0"/>
            </w:pPr>
            <w:r w:rsidRPr="00A23285">
              <w:rPr>
                <w:b/>
              </w:rPr>
              <w:t>Perspective:</w:t>
            </w:r>
            <w:r w:rsidRPr="00A23285">
              <w:t xml:space="preserve"> Static</w:t>
            </w:r>
          </w:p>
          <w:p w:rsidR="00F42B8D" w:rsidRPr="00A23285" w:rsidRDefault="00892D31">
            <w:pPr>
              <w:widowControl w:val="0"/>
            </w:pPr>
            <w:r w:rsidRPr="00A23285">
              <w:rPr>
                <w:b/>
              </w:rPr>
              <w:t>Associated Drawings:</w:t>
            </w:r>
            <w:r w:rsidRPr="00A23285">
              <w:t xml:space="preserve"> Figure 7.2.</w:t>
            </w:r>
          </w:p>
        </w:tc>
      </w:tr>
      <w:tr w:rsidR="00F42B8D" w:rsidRPr="00A23285" w:rsidTr="00B25CE4">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Relationship</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b/>
              </w:rPr>
              <w:t>Responsibilities</w:t>
            </w:r>
          </w:p>
        </w:tc>
      </w:tr>
      <w:tr w:rsidR="00F42B8D" w:rsidRPr="00A23285" w:rsidTr="00B25CE4">
        <w:trPr>
          <w:trHeight w:val="10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rPr>
                <w:noProof/>
              </w:rPr>
              <w:drawing>
                <wp:inline distT="114300" distB="114300" distL="114300" distR="114300">
                  <wp:extent cx="781050" cy="304800"/>
                  <wp:effectExtent l="0" t="0" r="0" b="0"/>
                  <wp:docPr id="79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1" cstate="print"/>
                          <a:srcRect/>
                          <a:stretch>
                            <a:fillRect/>
                          </a:stretch>
                        </pic:blipFill>
                        <pic:spPr>
                          <a:xfrm>
                            <a:off x="0" y="0"/>
                            <a:ext cx="781050" cy="304800"/>
                          </a:xfrm>
                          <a:prstGeom prst="rect">
                            <a:avLst/>
                          </a:prstGeom>
                          <a:ln/>
                        </pic:spPr>
                      </pic:pic>
                    </a:graphicData>
                  </a:graphic>
                </wp:inline>
              </w:drawing>
            </w:r>
            <w:r w:rsidRPr="00A23285">
              <w:t xml:space="preserve"> </w:t>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
              </w:numPr>
              <w:ind w:hanging="360"/>
              <w:contextualSpacing/>
            </w:pPr>
            <w:r w:rsidRPr="00A23285">
              <w:t>A and B are associated each other. For example, view observes the model. Whenever model status was changed, view know this situation and update view’s data with latest model data.</w:t>
            </w:r>
          </w:p>
        </w:tc>
      </w:tr>
      <w:tr w:rsidR="00F42B8D" w:rsidRPr="00A23285" w:rsidTr="00B25CE4">
        <w:trPr>
          <w:trHeight w:val="2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81050" cy="314325"/>
                  <wp:effectExtent l="0" t="0" r="0" b="0"/>
                  <wp:docPr id="79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cstate="print"/>
                          <a:srcRect/>
                          <a:stretch>
                            <a:fillRect/>
                          </a:stretch>
                        </pic:blipFill>
                        <pic:spPr>
                          <a:xfrm>
                            <a:off x="0" y="0"/>
                            <a:ext cx="781050"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16"/>
              </w:numPr>
              <w:ind w:hanging="360"/>
              <w:contextualSpacing/>
            </w:pPr>
            <w:r w:rsidRPr="00A23285">
              <w:t>A use B.</w:t>
            </w:r>
          </w:p>
        </w:tc>
      </w:tr>
      <w:tr w:rsidR="00F42B8D" w:rsidRPr="00A23285" w:rsidTr="00B25CE4">
        <w:trPr>
          <w:trHeight w:val="18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14325"/>
                  <wp:effectExtent l="0" t="0" r="0" b="0"/>
                  <wp:docPr id="79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cstate="print"/>
                          <a:srcRect/>
                          <a:stretch>
                            <a:fillRect/>
                          </a:stretch>
                        </pic:blipFill>
                        <pic:spPr>
                          <a:xfrm>
                            <a:off x="0" y="0"/>
                            <a:ext cx="790575" cy="314325"/>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7"/>
              </w:numPr>
              <w:ind w:hanging="360"/>
              <w:contextualSpacing/>
            </w:pPr>
            <w:r w:rsidRPr="00A23285">
              <w:t>A implements B</w:t>
            </w:r>
          </w:p>
        </w:tc>
      </w:tr>
      <w:tr w:rsidR="00F42B8D" w:rsidRPr="00A23285" w:rsidTr="00B25CE4">
        <w:trPr>
          <w:trHeight w:val="120"/>
        </w:trPr>
        <w:tc>
          <w:tcPr>
            <w:tcW w:w="1172"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pPr>
              <w:jc w:val="center"/>
            </w:pPr>
            <w:r w:rsidRPr="00A23285">
              <w:t xml:space="preserve"> </w:t>
            </w:r>
            <w:r w:rsidRPr="00A23285">
              <w:rPr>
                <w:noProof/>
              </w:rPr>
              <w:drawing>
                <wp:inline distT="114300" distB="114300" distL="114300" distR="114300">
                  <wp:extent cx="790575" cy="304800"/>
                  <wp:effectExtent l="0" t="0" r="0" b="0"/>
                  <wp:docPr id="79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cstate="print"/>
                          <a:srcRect/>
                          <a:stretch>
                            <a:fillRect/>
                          </a:stretch>
                        </pic:blipFill>
                        <pic:spPr>
                          <a:xfrm>
                            <a:off x="0" y="0"/>
                            <a:ext cx="790575" cy="304800"/>
                          </a:xfrm>
                          <a:prstGeom prst="rect">
                            <a:avLst/>
                          </a:prstGeom>
                          <a:ln/>
                        </pic:spPr>
                      </pic:pic>
                    </a:graphicData>
                  </a:graphic>
                </wp:inline>
              </w:drawing>
            </w:r>
          </w:p>
        </w:tc>
        <w:tc>
          <w:tcPr>
            <w:tcW w:w="3828" w:type="pct"/>
            <w:tcBorders>
              <w:bottom w:val="single" w:sz="8" w:space="0" w:color="000000"/>
              <w:right w:val="single" w:sz="8" w:space="0" w:color="000000"/>
            </w:tcBorders>
            <w:tcMar>
              <w:top w:w="100" w:type="dxa"/>
              <w:left w:w="100" w:type="dxa"/>
              <w:bottom w:w="100" w:type="dxa"/>
              <w:right w:w="100" w:type="dxa"/>
            </w:tcMar>
          </w:tcPr>
          <w:p w:rsidR="00F42B8D" w:rsidRPr="00A23285" w:rsidRDefault="00892D31">
            <w:pPr>
              <w:numPr>
                <w:ilvl w:val="0"/>
                <w:numId w:val="22"/>
              </w:numPr>
              <w:ind w:hanging="360"/>
              <w:contextualSpacing/>
            </w:pPr>
            <w:r w:rsidRPr="00A23285">
              <w:t>A specialize B</w:t>
            </w:r>
          </w:p>
        </w:tc>
      </w:tr>
    </w:tbl>
    <w:p w:rsidR="00F42B8D" w:rsidRPr="00A23285" w:rsidRDefault="00F42B8D"/>
    <w:p w:rsidR="00B25CE4" w:rsidRPr="00A23285" w:rsidRDefault="00B25CE4"/>
    <w:p w:rsidR="00F42B8D" w:rsidRPr="00A23285" w:rsidRDefault="00892D31">
      <w:r w:rsidRPr="00A23285">
        <w:rPr>
          <w:b/>
        </w:rPr>
        <w:t xml:space="preserve">[Table 7.6] Rationale of static perspective of </w:t>
      </w:r>
      <w:r w:rsidRPr="00D27662">
        <w:rPr>
          <w:b/>
          <w:i/>
        </w:rPr>
        <w:t>User App</w:t>
      </w:r>
    </w:p>
    <w:tbl>
      <w:tblPr>
        <w:tblStyle w:val="affb"/>
        <w:tblW w:w="5000" w:type="pct"/>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600" w:firstRow="0" w:lastRow="0" w:firstColumn="0" w:lastColumn="0" w:noHBand="1" w:noVBand="1"/>
      </w:tblPr>
      <w:tblGrid>
        <w:gridCol w:w="9910"/>
      </w:tblGrid>
      <w:tr w:rsidR="00F42B8D" w:rsidRPr="00A23285" w:rsidTr="00B25CE4">
        <w:tc>
          <w:tcPr>
            <w:tcW w:w="5000"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rPr>
                <w:b/>
              </w:rPr>
              <w:t>Perspective:</w:t>
            </w:r>
            <w:r w:rsidRPr="00A23285">
              <w:t xml:space="preserve"> Static</w:t>
            </w:r>
          </w:p>
          <w:p w:rsidR="00F42B8D" w:rsidRPr="00A23285" w:rsidRDefault="00892D31">
            <w:r w:rsidRPr="00A23285">
              <w:rPr>
                <w:b/>
              </w:rPr>
              <w:t>Associated Drawings:</w:t>
            </w:r>
            <w:r w:rsidRPr="00A23285">
              <w:t xml:space="preserve"> Figure 7.2</w:t>
            </w:r>
          </w:p>
          <w:p w:rsidR="00F42B8D" w:rsidRPr="00A23285" w:rsidRDefault="00892D31">
            <w:r w:rsidRPr="00A23285">
              <w:rPr>
                <w:b/>
              </w:rPr>
              <w:t>Associated Responsibilities</w:t>
            </w:r>
            <w:r w:rsidRPr="00A23285">
              <w:t>: Table 7.4 and 7.5</w:t>
            </w:r>
          </w:p>
        </w:tc>
      </w:tr>
      <w:tr w:rsidR="00F42B8D" w:rsidRPr="00A23285" w:rsidTr="00B25CE4">
        <w:tc>
          <w:tcPr>
            <w:tcW w:w="5000" w:type="pct"/>
            <w:tcBorders>
              <w:left w:val="single" w:sz="8" w:space="0" w:color="000000"/>
              <w:bottom w:val="single" w:sz="8" w:space="0" w:color="000000"/>
              <w:right w:val="single" w:sz="8" w:space="0" w:color="000000"/>
            </w:tcBorders>
            <w:tcMar>
              <w:top w:w="100" w:type="dxa"/>
              <w:left w:w="100" w:type="dxa"/>
              <w:bottom w:w="100" w:type="dxa"/>
              <w:right w:w="100" w:type="dxa"/>
            </w:tcMar>
          </w:tcPr>
          <w:p w:rsidR="00F42B8D" w:rsidRPr="00A23285" w:rsidRDefault="00892D31">
            <w:r w:rsidRPr="00A23285">
              <w:t xml:space="preserve"> To provide the various </w:t>
            </w:r>
            <w:r w:rsidRPr="00D27662">
              <w:rPr>
                <w:i/>
              </w:rPr>
              <w:t>IoT server</w:t>
            </w:r>
            <w:r w:rsidRPr="00A23285">
              <w:t xml:space="preserve">, we apply the interface for remote server and then controller use this interface. Currently, we are considering the RESTful HTTP server to </w:t>
            </w:r>
            <w:r w:rsidR="00235A9F" w:rsidRPr="00A23285">
              <w:t>managing</w:t>
            </w:r>
            <w:r w:rsidRPr="00A23285">
              <w:t xml:space="preserve"> the account and security </w:t>
            </w:r>
            <w:r w:rsidR="00235A9F" w:rsidRPr="00A23285">
              <w:t>manager</w:t>
            </w:r>
            <w:r w:rsidRPr="00A23285">
              <w:t xml:space="preserve">. Even it was changed into new one we just use the </w:t>
            </w:r>
            <w:r w:rsidR="00235A9F" w:rsidRPr="00A23285">
              <w:t>adapter</w:t>
            </w:r>
            <w:r w:rsidRPr="00A23285">
              <w:t xml:space="preserve"> for new remote server. In addition, to represent the </w:t>
            </w:r>
            <w:r w:rsidRPr="00D27662">
              <w:rPr>
                <w:i/>
              </w:rPr>
              <w:t>SA node</w:t>
            </w:r>
            <w:r w:rsidRPr="00A23285">
              <w:t xml:space="preserve"> we </w:t>
            </w:r>
            <w:r w:rsidR="00235A9F" w:rsidRPr="00A23285">
              <w:t>separate</w:t>
            </w:r>
            <w:r w:rsidRPr="00A23285">
              <w:t xml:space="preserve"> the class into two parts one is Node description which has </w:t>
            </w:r>
            <w:r w:rsidRPr="00D27662">
              <w:rPr>
                <w:i/>
              </w:rPr>
              <w:t>SA node</w:t>
            </w:r>
            <w:r w:rsidRPr="00A23285">
              <w:t xml:space="preserve"> </w:t>
            </w:r>
            <w:r w:rsidR="00936914" w:rsidRPr="00A23285">
              <w:t>characteristics (</w:t>
            </w:r>
            <w:r w:rsidRPr="00A23285">
              <w:t>name, serial number, owner, and so forth). This node can have many Sensors&amp;Actuators(</w:t>
            </w:r>
            <w:r w:rsidRPr="00A23285">
              <w:rPr>
                <w:i/>
              </w:rPr>
              <w:t>QA09. Extensibility</w:t>
            </w:r>
            <w:r w:rsidRPr="00A23285">
              <w:t>)</w:t>
            </w:r>
          </w:p>
        </w:tc>
      </w:tr>
    </w:tbl>
    <w:p w:rsidR="00F42B8D" w:rsidRPr="00A23285" w:rsidRDefault="00892D31">
      <w:r w:rsidRPr="00A23285">
        <w:t xml:space="preserve"> </w:t>
      </w:r>
    </w:p>
    <w:p w:rsidR="006E491C" w:rsidRPr="00A23285" w:rsidRDefault="006E491C"/>
    <w:p w:rsidR="00A90290" w:rsidRPr="00A23285" w:rsidRDefault="00A90290">
      <w:pPr>
        <w:rPr>
          <w:rFonts w:eastAsia="Trebuchet MS"/>
          <w:sz w:val="36"/>
          <w:szCs w:val="36"/>
        </w:rPr>
      </w:pPr>
      <w:bookmarkStart w:id="44" w:name="_Toc422355545"/>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8. </w:t>
      </w:r>
      <w:r w:rsidR="00892D31" w:rsidRPr="00A23285">
        <w:rPr>
          <w:rFonts w:ascii="Arial" w:hAnsi="Arial" w:cs="Arial"/>
          <w:sz w:val="36"/>
          <w:szCs w:val="36"/>
        </w:rPr>
        <w:t>DECOMPOSITION OF SA NODE</w:t>
      </w:r>
      <w:bookmarkEnd w:id="44"/>
    </w:p>
    <w:p w:rsidR="00F42B8D" w:rsidRPr="00A23285" w:rsidRDefault="00F42B8D"/>
    <w:p w:rsidR="00F42B8D" w:rsidRPr="00A23285" w:rsidRDefault="00892D31">
      <w:r w:rsidRPr="00A23285">
        <w:t xml:space="preserve">In this section, we will closely look into </w:t>
      </w:r>
      <w:r w:rsidRPr="00A23285">
        <w:rPr>
          <w:i/>
        </w:rPr>
        <w:t>SA node</w:t>
      </w:r>
      <w:r w:rsidRPr="00A23285">
        <w:t xml:space="preserve"> that was described i</w:t>
      </w:r>
      <w:r w:rsidR="00936914" w:rsidRPr="00A23285">
        <w:t xml:space="preserve">n the system context chapter 4 </w:t>
      </w:r>
      <w:r w:rsidRPr="00A23285">
        <w:t>from the context diagram (Figure 4.1).</w:t>
      </w:r>
    </w:p>
    <w:p w:rsidR="00F42B8D" w:rsidRPr="00A23285" w:rsidRDefault="00F42B8D"/>
    <w:p w:rsidR="00F42B8D" w:rsidRPr="00A23285" w:rsidRDefault="00892D31" w:rsidP="00235A9F">
      <w:pPr>
        <w:pStyle w:val="2"/>
        <w:rPr>
          <w:rFonts w:ascii="Arial" w:hAnsi="Arial" w:cs="Arial"/>
          <w:b w:val="0"/>
          <w:sz w:val="32"/>
          <w:szCs w:val="32"/>
        </w:rPr>
      </w:pPr>
      <w:bookmarkStart w:id="45" w:name="_Toc422355546"/>
      <w:r w:rsidRPr="00A23285">
        <w:rPr>
          <w:rFonts w:ascii="Arial" w:hAnsi="Arial" w:cs="Arial"/>
          <w:b w:val="0"/>
          <w:sz w:val="32"/>
          <w:szCs w:val="32"/>
        </w:rPr>
        <w:t xml:space="preserve">8.1 </w:t>
      </w:r>
      <w:r w:rsidR="0040268D">
        <w:rPr>
          <w:rFonts w:ascii="Arial" w:hAnsi="Arial" w:cs="Arial"/>
          <w:b w:val="0"/>
          <w:sz w:val="32"/>
          <w:szCs w:val="32"/>
        </w:rPr>
        <w:t xml:space="preserve">Static Perspective - </w:t>
      </w:r>
      <w:r w:rsidRPr="00A23285">
        <w:rPr>
          <w:rFonts w:ascii="Arial" w:hAnsi="Arial" w:cs="Arial"/>
          <w:b w:val="0"/>
          <w:sz w:val="32"/>
          <w:szCs w:val="32"/>
        </w:rPr>
        <w:t>1st Decomposition of SA node</w:t>
      </w:r>
      <w:bookmarkEnd w:id="45"/>
    </w:p>
    <w:p w:rsidR="00F42B8D" w:rsidRPr="00A23285" w:rsidRDefault="00F42B8D"/>
    <w:p w:rsidR="00F42B8D" w:rsidRPr="00A23285" w:rsidRDefault="00892D31">
      <w:r w:rsidRPr="00A23285">
        <w:rPr>
          <w:i/>
        </w:rPr>
        <w:t>SA node</w:t>
      </w:r>
      <w:r w:rsidRPr="00A23285">
        <w:t xml:space="preserve"> is designed as the layered </w:t>
      </w:r>
      <w:r w:rsidR="001E2250" w:rsidRPr="00A23285">
        <w:t>pattern</w:t>
      </w:r>
      <w:r w:rsidRPr="00A23285">
        <w:t xml:space="preserve"> for the modifiability and portability.  Abstract Layer is consist of two modules; </w:t>
      </w:r>
      <w:r w:rsidRPr="00A23285">
        <w:rPr>
          <w:i/>
        </w:rPr>
        <w:t>SA Controller</w:t>
      </w:r>
      <w:r w:rsidRPr="00A23285">
        <w:t xml:space="preserve"> and </w:t>
      </w:r>
      <w:r w:rsidRPr="00A23285">
        <w:rPr>
          <w:i/>
        </w:rPr>
        <w:t>SA Network Manager</w:t>
      </w:r>
      <w:r w:rsidRPr="00A23285">
        <w:t xml:space="preserve">.  </w:t>
      </w:r>
      <w:r w:rsidRPr="00A23285">
        <w:rPr>
          <w:i/>
        </w:rPr>
        <w:t>SA Controller</w:t>
      </w:r>
      <w:r w:rsidRPr="00A23285">
        <w:t xml:space="preserve"> provides the abstraction of the sensor and actuator to support different hardware of SA.  </w:t>
      </w:r>
      <w:r w:rsidRPr="00A23285">
        <w:rPr>
          <w:i/>
        </w:rPr>
        <w:t>SA Network Manager</w:t>
      </w:r>
      <w:r w:rsidRPr="00A23285">
        <w:t xml:space="preserve"> provides the abstraction of the publish-subscribe event bus to support emerging event bus and network protocol.</w:t>
      </w:r>
    </w:p>
    <w:p w:rsidR="00F42B8D" w:rsidRPr="00A23285" w:rsidRDefault="00F42B8D"/>
    <w:p w:rsidR="00F42B8D" w:rsidRPr="00A23285" w:rsidRDefault="00892D31">
      <w:r w:rsidRPr="00A23285">
        <w:t xml:space="preserve">Modules - </w:t>
      </w:r>
      <w:r w:rsidRPr="00A23285">
        <w:rPr>
          <w:i/>
        </w:rPr>
        <w:t>Arduino Driver</w:t>
      </w:r>
      <w:r w:rsidRPr="00A23285">
        <w:t xml:space="preserve"> and </w:t>
      </w:r>
      <w:r w:rsidRPr="00A23285">
        <w:rPr>
          <w:i/>
        </w:rPr>
        <w:t>MQTT Adaptor</w:t>
      </w:r>
      <w:r w:rsidRPr="00A23285">
        <w:t xml:space="preserve"> in Concrete Layer implement </w:t>
      </w:r>
      <w:r w:rsidRPr="00A23285">
        <w:rPr>
          <w:i/>
        </w:rPr>
        <w:t>SA Controller</w:t>
      </w:r>
      <w:r w:rsidRPr="00A23285">
        <w:t xml:space="preserve"> and </w:t>
      </w:r>
      <w:r w:rsidRPr="00A23285">
        <w:rPr>
          <w:i/>
        </w:rPr>
        <w:t>SA Network Manager</w:t>
      </w:r>
      <w:r w:rsidRPr="00A23285">
        <w:t xml:space="preserve"> in the abstract layer respectively.</w:t>
      </w:r>
    </w:p>
    <w:p w:rsidR="00F42B8D" w:rsidRPr="00A23285" w:rsidRDefault="00F42B8D"/>
    <w:p w:rsidR="00F42B8D" w:rsidRPr="00A23285" w:rsidRDefault="00892D31">
      <w:r w:rsidRPr="00A23285">
        <w:t xml:space="preserve">Finally, </w:t>
      </w:r>
      <w:r w:rsidRPr="00A23285">
        <w:rPr>
          <w:i/>
        </w:rPr>
        <w:t>SA Manager</w:t>
      </w:r>
      <w:r w:rsidRPr="00A23285">
        <w:t xml:space="preserve"> in the middleware layer has the logic and policy of the functional requirements of the SA node (i.e. open or close the door upon the arrival of door control event) , and they are implemented by using the modules in the abstract layer.</w:t>
      </w:r>
    </w:p>
    <w:p w:rsidR="00F42B8D" w:rsidRPr="00A23285" w:rsidRDefault="00DF0BD8">
      <w:pPr>
        <w:jc w:val="center"/>
      </w:pPr>
      <w:r w:rsidRPr="00A23285">
        <w:rPr>
          <w:noProof/>
        </w:rPr>
        <w:drawing>
          <wp:anchor distT="0" distB="144145" distL="114300" distR="114300" simplePos="0" relativeHeight="251666432" behindDoc="0" locked="0" layoutInCell="1" allowOverlap="1">
            <wp:simplePos x="0" y="0"/>
            <wp:positionH relativeFrom="margin">
              <wp:align>center</wp:align>
            </wp:positionH>
            <wp:positionV relativeFrom="paragraph">
              <wp:posOffset>298450</wp:posOffset>
            </wp:positionV>
            <wp:extent cx="4201200" cy="3913200"/>
            <wp:effectExtent l="0" t="0" r="8890" b="0"/>
            <wp:wrapTopAndBottom/>
            <wp:docPr id="824" name="그림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01200" cy="3913200"/>
                    </a:xfrm>
                    <a:prstGeom prst="rect">
                      <a:avLst/>
                    </a:prstGeom>
                    <a:noFill/>
                  </pic:spPr>
                </pic:pic>
              </a:graphicData>
            </a:graphic>
          </wp:anchor>
        </w:drawing>
      </w:r>
    </w:p>
    <w:p w:rsidR="00F42B8D" w:rsidRPr="00A23285" w:rsidRDefault="00892D31">
      <w:pPr>
        <w:jc w:val="center"/>
      </w:pPr>
      <w:r w:rsidRPr="00A23285">
        <w:rPr>
          <w:b/>
        </w:rPr>
        <w:t xml:space="preserve">Figure </w:t>
      </w:r>
      <w:r w:rsidR="00235A9F" w:rsidRPr="00A23285">
        <w:rPr>
          <w:b/>
        </w:rPr>
        <w:t>8.1 First</w:t>
      </w:r>
      <w:r w:rsidRPr="00A23285">
        <w:rPr>
          <w:b/>
        </w:rPr>
        <w:t xml:space="preserve"> level of decomposition - focusing on the decomposition of SA node</w:t>
      </w:r>
    </w:p>
    <w:p w:rsidR="00F42B8D" w:rsidRPr="00A23285" w:rsidRDefault="00892D31">
      <w:r w:rsidRPr="00A23285">
        <w:rPr>
          <w:b/>
        </w:rPr>
        <w:lastRenderedPageBreak/>
        <w:t xml:space="preserve">Table </w:t>
      </w:r>
      <w:r w:rsidR="00235A9F" w:rsidRPr="00A23285">
        <w:rPr>
          <w:b/>
        </w:rPr>
        <w:t>8.1 Element</w:t>
      </w:r>
      <w:r w:rsidRPr="00A23285">
        <w:rPr>
          <w:b/>
        </w:rPr>
        <w:t xml:space="preserve"> Responsibility Catalog for First-Level Decomposition</w:t>
      </w:r>
    </w:p>
    <w:tbl>
      <w:tblPr>
        <w:tblStyle w:val="affc"/>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1635"/>
        <w:gridCol w:w="8275"/>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widowControl w:val="0"/>
              <w:spacing w:line="240" w:lineRule="auto"/>
              <w:jc w:val="center"/>
            </w:pPr>
            <w:r w:rsidRPr="00A23285">
              <w:rPr>
                <w:b/>
              </w:rPr>
              <w:t>Perspective: Static</w:t>
            </w:r>
          </w:p>
          <w:p w:rsidR="00F42B8D" w:rsidRPr="00A23285" w:rsidRDefault="00892D31">
            <w:pPr>
              <w:widowControl w:val="0"/>
              <w:spacing w:line="240" w:lineRule="auto"/>
              <w:jc w:val="center"/>
            </w:pPr>
            <w:r w:rsidRPr="00A23285">
              <w:rPr>
                <w:b/>
              </w:rPr>
              <w:t>Associated Drawings: Figure 8.1</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Element</w:t>
            </w:r>
          </w:p>
        </w:tc>
        <w:tc>
          <w:tcPr>
            <w:tcW w:w="4175" w:type="pct"/>
            <w:tcMar>
              <w:top w:w="100" w:type="dxa"/>
              <w:left w:w="100" w:type="dxa"/>
              <w:bottom w:w="100" w:type="dxa"/>
              <w:right w:w="100" w:type="dxa"/>
            </w:tcMar>
          </w:tcPr>
          <w:p w:rsidR="00F42B8D" w:rsidRPr="00A23285" w:rsidRDefault="00892D31">
            <w:pPr>
              <w:widowControl w:val="0"/>
              <w:spacing w:line="240" w:lineRule="auto"/>
              <w:jc w:val="center"/>
            </w:pPr>
            <w:r w:rsidRPr="00A23285">
              <w:rPr>
                <w:b/>
              </w:rPr>
              <w:t>Responsibilities</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Manager</w:t>
            </w:r>
          </w:p>
        </w:tc>
        <w:tc>
          <w:tcPr>
            <w:tcW w:w="4175" w:type="pct"/>
            <w:tcMar>
              <w:top w:w="100" w:type="dxa"/>
              <w:left w:w="100" w:type="dxa"/>
              <w:bottom w:w="100" w:type="dxa"/>
              <w:right w:w="100" w:type="dxa"/>
            </w:tcMar>
          </w:tcPr>
          <w:p w:rsidR="00F42B8D" w:rsidRPr="00A23285" w:rsidRDefault="00892D31">
            <w:pPr>
              <w:widowControl w:val="0"/>
              <w:numPr>
                <w:ilvl w:val="0"/>
                <w:numId w:val="20"/>
              </w:numPr>
              <w:spacing w:line="240" w:lineRule="auto"/>
              <w:ind w:hanging="360"/>
              <w:contextualSpacing/>
            </w:pPr>
            <w:r w:rsidRPr="00A23285">
              <w:t xml:space="preserve">This element implements logics and policies of the functional requirements of </w:t>
            </w:r>
            <w:r w:rsidRPr="00A23285">
              <w:rPr>
                <w:i/>
              </w:rPr>
              <w:t>SA node</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monitors the status of the sensor from </w:t>
            </w:r>
            <w:r w:rsidRPr="00A23285">
              <w:rPr>
                <w:i/>
              </w:rPr>
              <w:t>SA Controller</w:t>
            </w:r>
            <w:r w:rsidRPr="00A23285">
              <w:t xml:space="preserve"> and publish it through </w:t>
            </w:r>
            <w:r w:rsidRPr="00A23285">
              <w:rPr>
                <w:i/>
              </w:rPr>
              <w:t>SA Network Manager</w:t>
            </w:r>
            <w:r w:rsidRPr="00A23285">
              <w:t xml:space="preserve">. </w:t>
            </w:r>
          </w:p>
          <w:p w:rsidR="00F42B8D" w:rsidRPr="00A23285" w:rsidRDefault="00892D31">
            <w:pPr>
              <w:widowControl w:val="0"/>
              <w:numPr>
                <w:ilvl w:val="0"/>
                <w:numId w:val="20"/>
              </w:numPr>
              <w:spacing w:line="240" w:lineRule="auto"/>
              <w:ind w:hanging="360"/>
              <w:contextualSpacing/>
            </w:pPr>
            <w:r w:rsidRPr="00A23285">
              <w:t xml:space="preserve">This </w:t>
            </w:r>
            <w:r w:rsidRPr="00A23285">
              <w:rPr>
                <w:color w:val="434343"/>
              </w:rPr>
              <w:t>uses the functions of SA controller to control</w:t>
            </w:r>
            <w:r w:rsidRPr="00A23285">
              <w:rPr>
                <w:color w:val="FF0000"/>
              </w:rPr>
              <w:t xml:space="preserve"> </w:t>
            </w:r>
            <w:r w:rsidRPr="00A23285">
              <w:t>the actuator after subscribing to the event through SA Network Manager.</w:t>
            </w:r>
          </w:p>
          <w:p w:rsidR="00F42B8D" w:rsidRPr="00A23285" w:rsidRDefault="00892D31">
            <w:pPr>
              <w:widowControl w:val="0"/>
              <w:numPr>
                <w:ilvl w:val="0"/>
                <w:numId w:val="20"/>
              </w:numPr>
              <w:spacing w:line="240" w:lineRule="auto"/>
              <w:ind w:hanging="360"/>
              <w:contextualSpacing/>
            </w:pPr>
            <w:r w:rsidRPr="00A23285">
              <w:t>This has the several rules and execute automatically some functions when the some condition is met. (i.e. : refer to FR06 Lock house automatically)</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Controller</w:t>
            </w:r>
            <w:r w:rsidRPr="00A23285">
              <w:br/>
              <w:t>(HAL)</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underlying driver implementations of sensors and actuators.</w:t>
            </w:r>
          </w:p>
          <w:p w:rsidR="00F42B8D" w:rsidRPr="00A23285" w:rsidRDefault="00892D31">
            <w:pPr>
              <w:widowControl w:val="0"/>
              <w:numPr>
                <w:ilvl w:val="0"/>
                <w:numId w:val="4"/>
              </w:numPr>
              <w:spacing w:line="240" w:lineRule="auto"/>
              <w:ind w:hanging="360"/>
              <w:contextualSpacing/>
            </w:pPr>
            <w:r w:rsidRPr="00A23285">
              <w:t>This includes the generic HAL interface that doesn’t need to be changed if the hardware of the sensor and actuator is replaced,</w:t>
            </w:r>
          </w:p>
          <w:p w:rsidR="00F42B8D" w:rsidRPr="00A23285" w:rsidRDefault="00892D31">
            <w:pPr>
              <w:widowControl w:val="0"/>
              <w:numPr>
                <w:ilvl w:val="0"/>
                <w:numId w:val="4"/>
              </w:numPr>
              <w:spacing w:line="240" w:lineRule="auto"/>
              <w:ind w:hanging="360"/>
              <w:contextualSpacing/>
            </w:pPr>
            <w:r w:rsidRPr="00A23285">
              <w:t>Various H/W drivers can be supported by implementing this generic HAL interface.</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SA Network Manager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hides the implementation details of the event bus.</w:t>
            </w:r>
          </w:p>
          <w:p w:rsidR="00F42B8D" w:rsidRPr="00A23285" w:rsidRDefault="00892D31">
            <w:pPr>
              <w:widowControl w:val="0"/>
              <w:numPr>
                <w:ilvl w:val="0"/>
                <w:numId w:val="4"/>
              </w:numPr>
              <w:spacing w:line="240" w:lineRule="auto"/>
              <w:ind w:hanging="360"/>
              <w:contextualSpacing/>
            </w:pPr>
            <w:r w:rsidRPr="00A23285">
              <w:t>It defines the generic publish-subscribe interface of the event bus.</w:t>
            </w:r>
          </w:p>
          <w:p w:rsidR="00F42B8D" w:rsidRPr="00A23285" w:rsidRDefault="00892D31">
            <w:pPr>
              <w:widowControl w:val="0"/>
              <w:numPr>
                <w:ilvl w:val="0"/>
                <w:numId w:val="4"/>
              </w:numPr>
              <w:spacing w:line="240" w:lineRule="auto"/>
              <w:ind w:hanging="360"/>
              <w:contextualSpacing/>
            </w:pPr>
            <w:r w:rsidRPr="00A23285">
              <w:rPr>
                <w:i/>
              </w:rPr>
              <w:t xml:space="preserve">MQTT </w:t>
            </w:r>
            <w:r w:rsidR="00235A9F" w:rsidRPr="00A23285">
              <w:rPr>
                <w:i/>
              </w:rPr>
              <w:t>Adaptor</w:t>
            </w:r>
            <w:r w:rsidRPr="00A23285">
              <w:t xml:space="preserve"> should be implemented from this interface.</w:t>
            </w:r>
          </w:p>
          <w:p w:rsidR="00F42B8D" w:rsidRPr="00A23285" w:rsidRDefault="00892D31">
            <w:pPr>
              <w:widowControl w:val="0"/>
              <w:numPr>
                <w:ilvl w:val="0"/>
                <w:numId w:val="4"/>
              </w:numPr>
              <w:spacing w:line="240" w:lineRule="auto"/>
              <w:ind w:hanging="360"/>
              <w:contextualSpacing/>
            </w:pPr>
            <w:r w:rsidRPr="00A23285">
              <w:t xml:space="preserve">In </w:t>
            </w:r>
            <w:r w:rsidR="00235A9F" w:rsidRPr="00A23285">
              <w:t>addition</w:t>
            </w:r>
            <w:r w:rsidRPr="00A23285">
              <w:t>, this provides the communication channel for the emerging protocol.</w:t>
            </w:r>
          </w:p>
          <w:p w:rsidR="00F42B8D" w:rsidRPr="00A23285" w:rsidRDefault="00892D31">
            <w:pPr>
              <w:widowControl w:val="0"/>
              <w:numPr>
                <w:ilvl w:val="0"/>
                <w:numId w:val="4"/>
              </w:numPr>
              <w:spacing w:line="240" w:lineRule="auto"/>
              <w:ind w:hanging="360"/>
              <w:contextualSpacing/>
            </w:pPr>
            <w:r w:rsidRPr="00A23285">
              <w:t xml:space="preserve">This communication for the emerging protocol is encapsulated from </w:t>
            </w:r>
            <w:r w:rsidRPr="00A23285">
              <w:rPr>
                <w:i/>
              </w:rPr>
              <w:t>SA Manager</w:t>
            </w:r>
            <w:r w:rsidRPr="00A23285">
              <w:t>.</w:t>
            </w:r>
          </w:p>
          <w:p w:rsidR="00F42B8D" w:rsidRPr="00A23285" w:rsidRDefault="00235A9F">
            <w:pPr>
              <w:widowControl w:val="0"/>
              <w:numPr>
                <w:ilvl w:val="0"/>
                <w:numId w:val="4"/>
              </w:numPr>
              <w:spacing w:line="240" w:lineRule="auto"/>
              <w:ind w:hanging="360"/>
              <w:contextualSpacing/>
            </w:pPr>
            <w:r w:rsidRPr="00A23285">
              <w:t>See “</w:t>
            </w:r>
            <w:r w:rsidR="00892D31" w:rsidRPr="00A23285">
              <w:t>8.2 2nd Decomposition of SA Network Manager” for more detail.</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Arduino Driver</w:t>
            </w:r>
          </w:p>
        </w:tc>
        <w:tc>
          <w:tcPr>
            <w:tcW w:w="4175" w:type="pct"/>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w:t>
            </w:r>
            <w:r w:rsidR="00936914" w:rsidRPr="00A23285">
              <w:t xml:space="preserve"> element is the driver for the A</w:t>
            </w:r>
            <w:r w:rsidRPr="00A23285">
              <w:t>rduino based sensor and actuator.</w:t>
            </w:r>
          </w:p>
          <w:p w:rsidR="00F42B8D" w:rsidRPr="00A23285" w:rsidRDefault="00892D31">
            <w:pPr>
              <w:widowControl w:val="0"/>
              <w:numPr>
                <w:ilvl w:val="0"/>
                <w:numId w:val="4"/>
              </w:numPr>
              <w:spacing w:line="240" w:lineRule="auto"/>
              <w:ind w:hanging="360"/>
              <w:contextualSpacing/>
            </w:pPr>
            <w:r w:rsidRPr="00A23285">
              <w:t xml:space="preserve">This should be implemented from HAL of </w:t>
            </w:r>
            <w:r w:rsidRPr="00A23285">
              <w:rPr>
                <w:i/>
              </w:rPr>
              <w:t>SA Controller</w:t>
            </w:r>
            <w:r w:rsidRPr="00A23285">
              <w:t>.</w:t>
            </w:r>
          </w:p>
        </w:tc>
      </w:tr>
      <w:tr w:rsidR="00F42B8D" w:rsidRPr="00A23285" w:rsidTr="00B25CE4">
        <w:tc>
          <w:tcPr>
            <w:tcW w:w="825" w:type="pct"/>
            <w:tcMar>
              <w:top w:w="100" w:type="dxa"/>
              <w:left w:w="100" w:type="dxa"/>
              <w:bottom w:w="100" w:type="dxa"/>
              <w:right w:w="100" w:type="dxa"/>
            </w:tcMar>
          </w:tcPr>
          <w:p w:rsidR="00F42B8D" w:rsidRPr="00A23285" w:rsidRDefault="00892D31">
            <w:pPr>
              <w:widowControl w:val="0"/>
              <w:spacing w:line="240" w:lineRule="auto"/>
            </w:pPr>
            <w:r w:rsidRPr="00A23285">
              <w:rPr>
                <w:i/>
              </w:rPr>
              <w:t>MQTT Adaptor</w:t>
            </w:r>
          </w:p>
        </w:tc>
        <w:tc>
          <w:tcPr>
            <w:tcW w:w="4175" w:type="pct"/>
            <w:tcMar>
              <w:top w:w="100" w:type="dxa"/>
              <w:left w:w="100" w:type="dxa"/>
              <w:bottom w:w="100" w:type="dxa"/>
              <w:right w:w="100" w:type="dxa"/>
            </w:tcMar>
          </w:tcPr>
          <w:p w:rsidR="00F42B8D" w:rsidRPr="00A23285" w:rsidRDefault="00892D31">
            <w:pPr>
              <w:widowControl w:val="0"/>
              <w:numPr>
                <w:ilvl w:val="0"/>
                <w:numId w:val="5"/>
              </w:numPr>
              <w:spacing w:line="240" w:lineRule="auto"/>
              <w:ind w:hanging="360"/>
              <w:contextualSpacing/>
            </w:pPr>
            <w:r w:rsidRPr="00A23285">
              <w:t>This element is the adaptor that is implemented by MQTT event bus.</w:t>
            </w:r>
          </w:p>
          <w:p w:rsidR="00F42B8D" w:rsidRPr="00A23285" w:rsidRDefault="00892D31">
            <w:pPr>
              <w:widowControl w:val="0"/>
              <w:numPr>
                <w:ilvl w:val="0"/>
                <w:numId w:val="5"/>
              </w:numPr>
              <w:spacing w:line="240" w:lineRule="auto"/>
              <w:ind w:hanging="360"/>
              <w:contextualSpacing/>
            </w:pPr>
            <w:r w:rsidRPr="00A23285">
              <w:t xml:space="preserve">This adaptor should be implemented from the publish-subscribe interface of </w:t>
            </w:r>
            <w:r w:rsidRPr="00A23285">
              <w:rPr>
                <w:i/>
              </w:rPr>
              <w:t>SA Network Manager</w:t>
            </w:r>
            <w:r w:rsidRPr="00A23285">
              <w:t>.</w:t>
            </w:r>
          </w:p>
        </w:tc>
      </w:tr>
    </w:tbl>
    <w:p w:rsidR="00F42B8D" w:rsidRPr="00A23285" w:rsidRDefault="00F42B8D"/>
    <w:p w:rsidR="00F42B8D" w:rsidRPr="00A23285" w:rsidRDefault="00F42B8D"/>
    <w:p w:rsidR="00F42B8D" w:rsidRPr="00A23285" w:rsidRDefault="00892D31">
      <w:r w:rsidRPr="00A23285">
        <w:rPr>
          <w:b/>
        </w:rPr>
        <w:t>Table 8.2  Relationship Responsibility Catalog for First-Level Decomposition</w:t>
      </w:r>
    </w:p>
    <w:tbl>
      <w:tblPr>
        <w:tblStyle w:val="affd"/>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2747"/>
        <w:gridCol w:w="7163"/>
      </w:tblGrid>
      <w:tr w:rsidR="00F42B8D" w:rsidRPr="00A23285" w:rsidTr="00B25CE4">
        <w:trPr>
          <w:trHeight w:val="420"/>
        </w:trPr>
        <w:tc>
          <w:tcPr>
            <w:tcW w:w="5000" w:type="pct"/>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8.1</w:t>
            </w:r>
          </w:p>
        </w:tc>
      </w:tr>
      <w:tr w:rsidR="00F42B8D" w:rsidRPr="00A23285" w:rsidTr="00B25CE4">
        <w:tc>
          <w:tcPr>
            <w:tcW w:w="1386" w:type="pct"/>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3614" w:type="pct"/>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rsidTr="00B25CE4">
        <w:tc>
          <w:tcPr>
            <w:tcW w:w="1386" w:type="pct"/>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2540" r="635" b="0"/>
                      <wp:docPr id="1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19" name="그룹 638"/>
                              <wpg:cNvGrpSpPr>
                                <a:grpSpLocks/>
                              </wpg:cNvGrpSpPr>
                              <wpg:grpSpPr bwMode="auto">
                                <a:xfrm>
                                  <a:off x="11386" y="6585"/>
                                  <a:ext cx="8571" cy="3354"/>
                                  <a:chOff x="11386" y="6585"/>
                                  <a:chExt cx="8570" cy="3354"/>
                                </a:xfrm>
                              </wpg:grpSpPr>
                              <wps:wsp>
                                <wps:cNvPr id="20" name="직선 화살표 연결선 639"/>
                                <wps:cNvCnPr>
                                  <a:cxnSpLocks noChangeShapeType="1"/>
                                </wps:cNvCnPr>
                                <wps:spPr bwMode="auto">
                                  <a:xfrm>
                                    <a:off x="14053" y="8262"/>
                                    <a:ext cx="3699" cy="0"/>
                                  </a:xfrm>
                                  <a:prstGeom prst="straightConnector1">
                                    <a:avLst/>
                                  </a:prstGeom>
                                  <a:noFill/>
                                  <a:ln w="19050">
                                    <a:solidFill>
                                      <a:srgbClr val="000000"/>
                                    </a:solidFill>
                                    <a:prstDash val="dash"/>
                                    <a:round/>
                                    <a:headEnd type="none" w="lg" len="lg"/>
                                    <a:tailEnd type="triangle" w="lg" len="lg"/>
                                  </a:ln>
                                  <a:extLst>
                                    <a:ext uri="{909E8E84-426E-40DD-AFC4-6F175D3DCCD1}">
                                      <a14:hiddenFill xmlns:a14="http://schemas.microsoft.com/office/drawing/2010/main">
                                        <a:noFill/>
                                      </a14:hiddenFill>
                                    </a:ext>
                                  </a:extLst>
                                </wps:spPr>
                                <wps:bodyPr/>
                              </wps:wsp>
                              <wps:wsp>
                                <wps:cNvPr id="21" name="Text Box 640"/>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22" name="Text Box 641"/>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58" o:spid="_x0000_s108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">
                      <v:group id="그룹 638" o:spid="_x0000_s108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shape id="직선 화살표 연결선 639" o:spid="_x0000_s108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zci8EAAADbAAAADwAAAGRycy9kb3ducmV2LnhtbERPz2vCMBS+C/4P4QleykwnIqM2FS3o&#10;hB1kTu+P5K0ta166Jtruv18Ogx0/vt/5drSteFDvG8cKnhcpCGLtTMOVguvH4ekFhA/IBlvHpOCH&#10;PGyL6STHzLiB3+lxCZWIIewzVFCH0GVSel2TRb9wHXHkPl1vMUTYV9L0OMRw28plmq6lxYZjQ40d&#10;lTXpr8vdKvDlOdm/Dm/aXpO1/i5XtyE5tkrNZ+NuAyLQGP7Ff+6TUbCM6+OX+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zNyLwQAAANsAAAAPAAAAAAAAAAAAAAAA&#10;AKECAABkcnMvZG93bnJldi54bWxQSwUGAAAAAAQABAD5AAAAjwMAAAAA&#10;" strokeweight="1.5pt">
                          <v:stroke dashstyle="dash" startarrowwidth="wide" startarrowlength="long" endarrow="block" endarrowwidth="wide" endarrowlength="long"/>
                        </v:shape>
                        <v:shape id="Text Box 640" o:spid="_x0000_s108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1QMscA&#10;AADbAAAADwAAAGRycy9kb3ducmV2LnhtbESPQWsCMRSE7wX/Q3hCL0WzepB2NYoILVKQ0q2I3h6b&#10;t5u0m5ftJtVtf30jFHocZuYbZrHqXSPO1AXrWcFknIEgLr22XCvYvz2O7kGEiKyx8UwKvinAajm4&#10;WWCu/YVf6VzEWiQIhxwVmBjbXMpQGnIYxr4lTl7lO4cxya6WusNLgrtGTrNsJh1aTgsGW9oYKj+K&#10;L6fg4XC8q07W/NRPL++zalvs7OfzTqnbYb+eg4jUx//wX3urFUwncP2SfoB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dUDLHAAAA2wAAAA8AAAAAAAAAAAAAAAAAmAIAAGRy&#10;cy9kb3ducmV2LnhtbFBLBQYAAAAABAAEAPUAAACMAw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641" o:spid="_x0000_s108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RccA&#10;AADbAAAADwAAAGRycy9kb3ducmV2LnhtbESPQUsDMRSE74L/ITyhF2mz7qHotmkRwVKEIq5S2ttj&#10;83aTunlZN7Fd++sbQfA4zMw3zHw5uFYcqQ/Ws4K7SQaCuPLacqPg4/15fA8iRGSNrWdS8EMBlovr&#10;qzkW2p/4jY5lbESCcChQgYmxK6QMlSGHYeI74uTVvncYk+wbqXs8JbhrZZ5lU+nQclow2NGToeqz&#10;/HYKHra723pvzblZvR6m9brc2K+XjVKjm+FxBiLSEP/Df+21VpDn8Psl/QC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PzkXHAAAA2wAAAA8AAAAAAAAAAAAAAAAAmAIAAGRy&#10;cy9kb3ducmV2LnhtbFBLBQYAAAAABAAEAPUAAACMAw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3614" w:type="pct"/>
            <w:tcMar>
              <w:top w:w="100" w:type="dxa"/>
              <w:left w:w="100" w:type="dxa"/>
              <w:bottom w:w="100" w:type="dxa"/>
              <w:right w:w="100" w:type="dxa"/>
            </w:tcMar>
          </w:tcPr>
          <w:p w:rsidR="00F42B8D" w:rsidRPr="00A23285" w:rsidRDefault="00892D31">
            <w:pPr>
              <w:numPr>
                <w:ilvl w:val="0"/>
                <w:numId w:val="20"/>
              </w:numPr>
              <w:spacing w:line="240" w:lineRule="auto"/>
              <w:ind w:hanging="360"/>
              <w:contextualSpacing/>
            </w:pPr>
            <w:r w:rsidRPr="00A23285">
              <w:t xml:space="preserve">This relationship indicates that element A is allowed to </w:t>
            </w:r>
            <w:r w:rsidR="00235A9F" w:rsidRPr="00A23285">
              <w:t>use the</w:t>
            </w:r>
            <w:r w:rsidRPr="00A23285">
              <w:t xml:space="preserve"> function of B. The relations must be unidirectional. </w:t>
            </w:r>
          </w:p>
        </w:tc>
      </w:tr>
    </w:tbl>
    <w:p w:rsidR="00F42B8D" w:rsidRPr="00A23285" w:rsidRDefault="00F42B8D"/>
    <w:p w:rsidR="00B25CE4" w:rsidRPr="00A23285" w:rsidRDefault="00B25CE4"/>
    <w:p w:rsidR="00A90290" w:rsidRPr="00A23285" w:rsidRDefault="00A90290">
      <w:pPr>
        <w:rPr>
          <w:b/>
        </w:rPr>
      </w:pPr>
      <w:r w:rsidRPr="00A23285">
        <w:rPr>
          <w:b/>
        </w:rPr>
        <w:br w:type="page"/>
      </w:r>
    </w:p>
    <w:p w:rsidR="00F42B8D" w:rsidRPr="00A23285" w:rsidRDefault="00892D31">
      <w:r w:rsidRPr="00A23285">
        <w:rPr>
          <w:b/>
        </w:rPr>
        <w:lastRenderedPageBreak/>
        <w:t>Table 8.3  First Level of SA node Decomposition Rationale</w:t>
      </w:r>
    </w:p>
    <w:tbl>
      <w:tblPr>
        <w:tblStyle w:val="affe"/>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910"/>
      </w:tblGrid>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jc w:val="center"/>
            </w:pPr>
            <w:r w:rsidRPr="00A23285">
              <w:rPr>
                <w:b/>
              </w:rPr>
              <w:t>Perspective: Static</w:t>
            </w:r>
          </w:p>
          <w:p w:rsidR="00F42B8D" w:rsidRPr="00A23285" w:rsidRDefault="00892D31">
            <w:pPr>
              <w:spacing w:line="240" w:lineRule="auto"/>
              <w:jc w:val="center"/>
            </w:pPr>
            <w:r w:rsidRPr="00A23285">
              <w:rPr>
                <w:b/>
              </w:rPr>
              <w:t xml:space="preserve">Associated Drawings: Figure 8.1 </w:t>
            </w:r>
          </w:p>
          <w:p w:rsidR="00F42B8D" w:rsidRPr="00A23285" w:rsidRDefault="00892D31">
            <w:pPr>
              <w:spacing w:line="240" w:lineRule="auto"/>
              <w:jc w:val="center"/>
            </w:pPr>
            <w:r w:rsidRPr="00A23285">
              <w:rPr>
                <w:b/>
              </w:rPr>
              <w:t>Associated Responsibilities: Tables 8.1 and 8.2</w:t>
            </w:r>
          </w:p>
        </w:tc>
      </w:tr>
      <w:tr w:rsidR="00F42B8D" w:rsidRPr="00A23285" w:rsidTr="00B25CE4">
        <w:trPr>
          <w:trHeight w:val="420"/>
        </w:trPr>
        <w:tc>
          <w:tcPr>
            <w:tcW w:w="5000" w:type="pct"/>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layered pattern</w:t>
            </w:r>
            <w:r w:rsidRPr="00A23285">
              <w:t xml:space="preserve"> to promote the modifiability and portability of SA node program. </w:t>
            </w:r>
          </w:p>
          <w:p w:rsidR="00F42B8D" w:rsidRPr="00A23285" w:rsidRDefault="00892D31">
            <w:pPr>
              <w:spacing w:line="240" w:lineRule="auto"/>
            </w:pPr>
            <w:r w:rsidRPr="00A23285">
              <w:t xml:space="preserve"> First, it minimize the effort required to transfer SA node program from one hardware of the sensor and actuator to another. </w:t>
            </w:r>
            <w:r w:rsidRPr="00A23285">
              <w:rPr>
                <w:i/>
              </w:rPr>
              <w:t>SA controller</w:t>
            </w:r>
            <w:r w:rsidRPr="00A23285">
              <w:t xml:space="preserve"> in the abstract layer provides the HAL interface of the sensor and actuator that need to be changed if the hardware of SA is replaced,</w:t>
            </w:r>
          </w:p>
          <w:p w:rsidR="00F42B8D" w:rsidRPr="00A23285" w:rsidRDefault="00892D31">
            <w:pPr>
              <w:spacing w:line="240" w:lineRule="auto"/>
            </w:pPr>
            <w:r w:rsidRPr="00A23285">
              <w:t xml:space="preserve">SA node program can be </w:t>
            </w:r>
            <w:r w:rsidR="00235A9F" w:rsidRPr="00A23285">
              <w:t>easily ported</w:t>
            </w:r>
            <w:r w:rsidRPr="00A23285">
              <w:t xml:space="preserve"> to various </w:t>
            </w:r>
            <w:r w:rsidR="00235A9F" w:rsidRPr="00A23285">
              <w:t>hardware</w:t>
            </w:r>
            <w:r w:rsidRPr="00A23285">
              <w:t>, if they are implemented from HAL interface. (</w:t>
            </w:r>
            <w:r w:rsidRPr="00A23285">
              <w:rPr>
                <w:u w:val="single"/>
              </w:rPr>
              <w:t>High portability for the different hardware</w:t>
            </w:r>
            <w:r w:rsidRPr="00A23285">
              <w:t>)</w:t>
            </w:r>
          </w:p>
          <w:p w:rsidR="00F42B8D" w:rsidRPr="00A23285" w:rsidRDefault="00892D31">
            <w:pPr>
              <w:spacing w:line="240" w:lineRule="auto"/>
            </w:pPr>
            <w:r w:rsidRPr="00A23285">
              <w:t xml:space="preserve"> Second, it reduces the cost of </w:t>
            </w:r>
            <w:r w:rsidR="00235A9F" w:rsidRPr="00A23285">
              <w:t>adding emerging</w:t>
            </w:r>
            <w:r w:rsidRPr="00A23285">
              <w:t xml:space="preserve"> event bus and network protocol. SA network manager in the abstract layer provides the generic publish-subscribe interface. High layer modules uses the interface, not using concrete MQTT event bus directly. So, the higher layer modules are not required to be changed, even though MQTT is replaced to other event bus. As a result, this structure makes it easy to add or change the emerging event bus and network protocols.(</w:t>
            </w:r>
            <w:r w:rsidRPr="00A23285">
              <w:rPr>
                <w:u w:val="single"/>
              </w:rPr>
              <w:t>High modifiability for the emerging event bus and network protocols</w:t>
            </w:r>
            <w:r w:rsidRPr="00A23285">
              <w:t xml:space="preserve">) </w:t>
            </w:r>
          </w:p>
        </w:tc>
      </w:tr>
    </w:tbl>
    <w:p w:rsidR="00F42B8D" w:rsidRPr="00A23285" w:rsidRDefault="00F42B8D"/>
    <w:p w:rsidR="00F42B8D" w:rsidRPr="00A23285" w:rsidRDefault="00235A9F" w:rsidP="00235A9F">
      <w:pPr>
        <w:pStyle w:val="2"/>
        <w:ind w:rightChars="-61" w:right="-134"/>
        <w:rPr>
          <w:rFonts w:ascii="Arial" w:hAnsi="Arial" w:cs="Arial"/>
          <w:b w:val="0"/>
          <w:sz w:val="32"/>
          <w:szCs w:val="32"/>
        </w:rPr>
      </w:pPr>
      <w:bookmarkStart w:id="46" w:name="_Toc422355547"/>
      <w:r w:rsidRPr="00A23285">
        <w:rPr>
          <w:rFonts w:ascii="Arial" w:hAnsi="Arial" w:cs="Arial"/>
          <w:b w:val="0"/>
          <w:sz w:val="32"/>
          <w:szCs w:val="32"/>
        </w:rPr>
        <w:t xml:space="preserve">8.2 </w:t>
      </w:r>
      <w:r w:rsidR="00932C05" w:rsidRPr="00A23285">
        <w:rPr>
          <w:rFonts w:ascii="Arial" w:hAnsi="Arial" w:cs="Arial"/>
          <w:b w:val="0"/>
          <w:sz w:val="32"/>
          <w:szCs w:val="32"/>
        </w:rPr>
        <w:t xml:space="preserve">Dynamic Perspective </w:t>
      </w:r>
      <w:r w:rsidR="00932C05">
        <w:rPr>
          <w:rFonts w:ascii="Arial" w:hAnsi="Arial" w:cs="Arial"/>
          <w:b w:val="0"/>
          <w:sz w:val="32"/>
          <w:szCs w:val="32"/>
        </w:rPr>
        <w:t xml:space="preserve">- </w:t>
      </w:r>
      <w:r w:rsidRPr="00A23285">
        <w:rPr>
          <w:rFonts w:ascii="Arial" w:hAnsi="Arial" w:cs="Arial"/>
          <w:b w:val="0"/>
          <w:sz w:val="32"/>
          <w:szCs w:val="32"/>
        </w:rPr>
        <w:t>2</w:t>
      </w:r>
      <w:r w:rsidRPr="00A23285">
        <w:rPr>
          <w:rFonts w:ascii="Arial" w:hAnsi="Arial" w:cs="Arial"/>
          <w:b w:val="0"/>
          <w:sz w:val="32"/>
          <w:szCs w:val="32"/>
          <w:vertAlign w:val="superscript"/>
        </w:rPr>
        <w:t>nd</w:t>
      </w:r>
      <w:r w:rsidR="00892D31" w:rsidRPr="00A23285">
        <w:rPr>
          <w:rFonts w:ascii="Arial" w:hAnsi="Arial" w:cs="Arial"/>
          <w:b w:val="0"/>
          <w:sz w:val="32"/>
          <w:szCs w:val="32"/>
        </w:rPr>
        <w:t xml:space="preserve"> </w:t>
      </w:r>
      <w:r w:rsidRPr="00A23285">
        <w:rPr>
          <w:rFonts w:ascii="Arial" w:hAnsi="Arial" w:cs="Arial"/>
          <w:b w:val="0"/>
          <w:sz w:val="32"/>
          <w:szCs w:val="32"/>
        </w:rPr>
        <w:t>Decomposition of SA Network Manager</w:t>
      </w:r>
      <w:bookmarkEnd w:id="46"/>
    </w:p>
    <w:p w:rsidR="00F42B8D" w:rsidRPr="00A23285" w:rsidRDefault="00F42B8D">
      <w:pPr>
        <w:spacing w:line="240" w:lineRule="auto"/>
      </w:pPr>
    </w:p>
    <w:p w:rsidR="00F42B8D" w:rsidRPr="00A23285" w:rsidRDefault="00892D31">
      <w:pPr>
        <w:spacing w:line="240" w:lineRule="auto"/>
      </w:pPr>
      <w:r w:rsidRPr="00A23285">
        <w:t xml:space="preserve">SA node communicates with the </w:t>
      </w:r>
      <w:r w:rsidRPr="00A23285">
        <w:rPr>
          <w:i/>
        </w:rPr>
        <w:t>IoT Server</w:t>
      </w:r>
      <w:r w:rsidRPr="00A23285">
        <w:t xml:space="preserve"> and </w:t>
      </w:r>
      <w:r w:rsidRPr="00A23285">
        <w:rPr>
          <w:i/>
        </w:rPr>
        <w:t>Event Bus</w:t>
      </w:r>
      <w:r w:rsidRPr="00A23285">
        <w:t xml:space="preserve"> via WIFI using HTTP and MQTT protocol </w:t>
      </w:r>
      <w:r w:rsidR="00235A9F" w:rsidRPr="00A23285">
        <w:t>respectively</w:t>
      </w:r>
      <w:r w:rsidRPr="00A23285">
        <w:t xml:space="preserve">.  However, SA node is designed to support the emerging protocol without WIFI.  </w:t>
      </w:r>
      <w:r w:rsidRPr="00A23285">
        <w:rPr>
          <w:i/>
        </w:rPr>
        <w:t>SA Network Manager</w:t>
      </w:r>
      <w:r w:rsidRPr="00A23285">
        <w:t xml:space="preserve"> encapsulates the concrete network protocol-specific functionality from </w:t>
      </w:r>
      <w:r w:rsidRPr="00A23285">
        <w:rPr>
          <w:i/>
        </w:rPr>
        <w:t>SA manager</w:t>
      </w:r>
      <w:r w:rsidRPr="00A23285">
        <w:t xml:space="preserve"> and other module instances.  </w:t>
      </w:r>
      <w:r w:rsidRPr="00A23285">
        <w:rPr>
          <w:i/>
        </w:rPr>
        <w:t>Network broker</w:t>
      </w:r>
      <w:r w:rsidRPr="00A23285">
        <w:t xml:space="preserve"> in </w:t>
      </w:r>
      <w:r w:rsidRPr="00A23285">
        <w:rPr>
          <w:i/>
        </w:rPr>
        <w:t xml:space="preserve">SA Network Manager </w:t>
      </w:r>
      <w:r w:rsidRPr="00A23285">
        <w:t xml:space="preserve">locates an appropriate network bus in accordance with the network capability of SA node.  In addition, </w:t>
      </w:r>
      <w:r w:rsidR="00936914" w:rsidRPr="00A23285">
        <w:t>it</w:t>
      </w:r>
      <w:r w:rsidRPr="00A23285">
        <w:t xml:space="preserve"> provides the bridge between SA node with the emerging protocol and SA node with WIFI.  SA node with WIFI communicate with the system in behalf of the node without WIFI.  They have the relationship of master-slave and are named “Master SA node” and “Slave SA node”. </w:t>
      </w:r>
    </w:p>
    <w:p w:rsidR="00F42B8D" w:rsidRPr="00A23285" w:rsidRDefault="00F42B8D"/>
    <w:p w:rsidR="00F42B8D" w:rsidRPr="00A23285" w:rsidRDefault="00790D4B">
      <w:r>
        <w:rPr>
          <w:noProof/>
        </w:rPr>
        <w:lastRenderedPageBreak/>
        <w:drawing>
          <wp:inline distT="0" distB="0" distL="0" distR="0" wp14:anchorId="1990E582">
            <wp:extent cx="6078981" cy="4758065"/>
            <wp:effectExtent l="0" t="0" r="0" b="4445"/>
            <wp:docPr id="826" name="그림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3365" cy="4761496"/>
                    </a:xfrm>
                    <a:prstGeom prst="rect">
                      <a:avLst/>
                    </a:prstGeom>
                    <a:noFill/>
                  </pic:spPr>
                </pic:pic>
              </a:graphicData>
            </a:graphic>
          </wp:inline>
        </w:drawing>
      </w:r>
    </w:p>
    <w:p w:rsidR="00F42B8D" w:rsidRPr="00A23285" w:rsidRDefault="00892D31">
      <w:r w:rsidRPr="00A23285">
        <w:rPr>
          <w:b/>
        </w:rPr>
        <w:t>Figure 8.2  Second level of decomposition - focusing on the decomposition of SA Network Manager in SA node</w:t>
      </w:r>
    </w:p>
    <w:p w:rsidR="00F42B8D" w:rsidRPr="00A23285" w:rsidRDefault="00F42B8D"/>
    <w:p w:rsidR="00F42B8D" w:rsidRPr="00A23285" w:rsidRDefault="00F42B8D"/>
    <w:p w:rsidR="00F42B8D" w:rsidRPr="00A23285" w:rsidRDefault="00892D31">
      <w:r w:rsidRPr="00A23285">
        <w:rPr>
          <w:b/>
        </w:rPr>
        <w:t>Table 8.4  Element Responsibility Catalog for Second-Level Decomposition</w:t>
      </w:r>
    </w:p>
    <w:tbl>
      <w:tblPr>
        <w:tblStyle w:val="afff"/>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781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rsidP="006138A5">
            <w:pPr>
              <w:spacing w:line="240" w:lineRule="auto"/>
            </w:pPr>
            <w:r w:rsidRPr="00A23285">
              <w:rPr>
                <w:b/>
              </w:rPr>
              <w:t xml:space="preserve">Perspective: </w:t>
            </w:r>
            <w:r w:rsidRPr="006138A5">
              <w:t>Dynamic</w:t>
            </w:r>
          </w:p>
          <w:p w:rsidR="00F42B8D" w:rsidRPr="00A23285" w:rsidRDefault="00892D31" w:rsidP="006138A5">
            <w:pPr>
              <w:spacing w:line="240" w:lineRule="auto"/>
            </w:pPr>
            <w:r w:rsidRPr="00A23285">
              <w:rPr>
                <w:b/>
              </w:rPr>
              <w:t xml:space="preserve">Associated Drawings: </w:t>
            </w:r>
            <w:r w:rsidRPr="006138A5">
              <w:t>Figure 8.2</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jc w:val="center"/>
            </w:pPr>
            <w:r w:rsidRPr="00A23285">
              <w:rPr>
                <w:b/>
              </w:rPr>
              <w:t>Element</w:t>
            </w:r>
          </w:p>
        </w:tc>
        <w:tc>
          <w:tcPr>
            <w:tcW w:w="781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Network Broker</w:t>
            </w:r>
          </w:p>
        </w:tc>
        <w:tc>
          <w:tcPr>
            <w:tcW w:w="7815" w:type="dxa"/>
            <w:tcMar>
              <w:top w:w="100" w:type="dxa"/>
              <w:left w:w="100" w:type="dxa"/>
              <w:bottom w:w="100" w:type="dxa"/>
              <w:right w:w="100" w:type="dxa"/>
            </w:tcMar>
          </w:tcPr>
          <w:p w:rsidR="00F42B8D" w:rsidRPr="00A23285" w:rsidRDefault="00892D31">
            <w:pPr>
              <w:widowControl w:val="0"/>
              <w:numPr>
                <w:ilvl w:val="0"/>
                <w:numId w:val="4"/>
              </w:numPr>
              <w:spacing w:line="240" w:lineRule="auto"/>
              <w:ind w:hanging="360"/>
              <w:contextualSpacing/>
            </w:pPr>
            <w:r w:rsidRPr="00A23285">
              <w:t>This element is the intermediary that locates an appropriate network bus in accordance with the network capability of SA node.</w:t>
            </w:r>
          </w:p>
          <w:p w:rsidR="00F42B8D" w:rsidRPr="00A23285" w:rsidRDefault="00892D31">
            <w:pPr>
              <w:widowControl w:val="0"/>
              <w:numPr>
                <w:ilvl w:val="0"/>
                <w:numId w:val="4"/>
              </w:numPr>
              <w:spacing w:line="240" w:lineRule="auto"/>
              <w:ind w:hanging="360"/>
              <w:contextualSpacing/>
            </w:pPr>
            <w:r w:rsidRPr="00A23285">
              <w:t xml:space="preserve">If SA node only supports the emerging protocol without </w:t>
            </w:r>
            <w:proofErr w:type="spellStart"/>
            <w:r w:rsidRPr="00A23285">
              <w:t>WIFl</w:t>
            </w:r>
            <w:proofErr w:type="spellEnd"/>
            <w:r w:rsidRPr="00A23285">
              <w:t xml:space="preserve">, than the </w:t>
            </w:r>
            <w:r w:rsidRPr="00A23285">
              <w:rPr>
                <w:i/>
              </w:rPr>
              <w:t>Network Broker</w:t>
            </w:r>
            <w:r w:rsidRPr="00A23285">
              <w:t xml:space="preserve"> sends the event to the other node’s </w:t>
            </w:r>
            <w:r w:rsidRPr="00A23285">
              <w:rPr>
                <w:i/>
              </w:rPr>
              <w:t xml:space="preserve">Network </w:t>
            </w:r>
            <w:r w:rsidR="00936914" w:rsidRPr="00A23285">
              <w:rPr>
                <w:i/>
              </w:rPr>
              <w:t>Broker</w:t>
            </w:r>
            <w:r w:rsidR="00936914" w:rsidRPr="00A23285">
              <w:t xml:space="preserve"> through</w:t>
            </w:r>
            <w:r w:rsidRPr="00A23285">
              <w:t xml:space="preserve"> the </w:t>
            </w:r>
            <w:r w:rsidRPr="00A23285">
              <w:rPr>
                <w:i/>
              </w:rPr>
              <w:t>Emerging Protocol Bridge</w:t>
            </w:r>
            <w:r w:rsidRPr="00A23285">
              <w:t>. (</w:t>
            </w:r>
            <w:r w:rsidR="00936914" w:rsidRPr="00A23285">
              <w:t>They</w:t>
            </w:r>
            <w:r w:rsidRPr="00A23285">
              <w:t xml:space="preserve"> are named as “Master SA node” and “Slave SA node”)</w:t>
            </w:r>
          </w:p>
          <w:p w:rsidR="00F42B8D" w:rsidRPr="00A23285" w:rsidRDefault="00892D31">
            <w:pPr>
              <w:widowControl w:val="0"/>
              <w:numPr>
                <w:ilvl w:val="0"/>
                <w:numId w:val="4"/>
              </w:numPr>
              <w:spacing w:line="240" w:lineRule="auto"/>
              <w:ind w:hanging="360"/>
              <w:contextualSpacing/>
            </w:pPr>
            <w:r w:rsidRPr="00A23285">
              <w:t>Master SA node communicates with the event bus in behalf of Slave SA node.</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lastRenderedPageBreak/>
              <w:t xml:space="preserve">Emerging Protocol Bridge </w:t>
            </w:r>
          </w:p>
        </w:tc>
        <w:tc>
          <w:tcPr>
            <w:tcW w:w="7815" w:type="dxa"/>
            <w:tcMar>
              <w:top w:w="100" w:type="dxa"/>
              <w:left w:w="100" w:type="dxa"/>
              <w:bottom w:w="100" w:type="dxa"/>
              <w:right w:w="100" w:type="dxa"/>
            </w:tcMar>
          </w:tcPr>
          <w:p w:rsidR="00F42B8D" w:rsidRPr="00A23285" w:rsidRDefault="00892D31">
            <w:pPr>
              <w:numPr>
                <w:ilvl w:val="0"/>
                <w:numId w:val="28"/>
              </w:numPr>
              <w:spacing w:line="240" w:lineRule="auto"/>
              <w:ind w:hanging="360"/>
              <w:contextualSpacing/>
            </w:pPr>
            <w:r w:rsidRPr="00A23285">
              <w:t xml:space="preserve">This element mediates between the local network broker and </w:t>
            </w:r>
            <w:r w:rsidRPr="00A23285">
              <w:rPr>
                <w:i/>
              </w:rPr>
              <w:t>Emerging Protocol Bridge</w:t>
            </w:r>
            <w:r w:rsidRPr="00A23285">
              <w:t xml:space="preserve"> of remote network broker in other SA node.</w:t>
            </w:r>
          </w:p>
          <w:p w:rsidR="00F42B8D" w:rsidRPr="00A23285" w:rsidRDefault="00892D31">
            <w:pPr>
              <w:numPr>
                <w:ilvl w:val="0"/>
                <w:numId w:val="28"/>
              </w:numPr>
              <w:spacing w:line="240" w:lineRule="auto"/>
              <w:ind w:hanging="360"/>
              <w:contextualSpacing/>
            </w:pPr>
            <w:r w:rsidRPr="00A23285">
              <w:t>This encapsulates the network protocol-specific functionality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Publish-subscribe Bus Interface</w:t>
            </w:r>
          </w:p>
        </w:tc>
        <w:tc>
          <w:tcPr>
            <w:tcW w:w="7815" w:type="dxa"/>
            <w:tcMar>
              <w:top w:w="100" w:type="dxa"/>
              <w:left w:w="100" w:type="dxa"/>
              <w:bottom w:w="100" w:type="dxa"/>
              <w:right w:w="100" w:type="dxa"/>
            </w:tcMar>
          </w:tcPr>
          <w:p w:rsidR="00F42B8D" w:rsidRPr="00A23285" w:rsidRDefault="00892D31">
            <w:pPr>
              <w:numPr>
                <w:ilvl w:val="0"/>
                <w:numId w:val="33"/>
              </w:numPr>
              <w:spacing w:line="240" w:lineRule="auto"/>
              <w:ind w:hanging="360"/>
              <w:contextualSpacing/>
            </w:pPr>
            <w:r w:rsidRPr="00A23285">
              <w:t xml:space="preserve">This element is the abstract of the event bus. </w:t>
            </w:r>
          </w:p>
          <w:p w:rsidR="00F42B8D" w:rsidRPr="00A23285" w:rsidRDefault="00892D31">
            <w:pPr>
              <w:numPr>
                <w:ilvl w:val="0"/>
                <w:numId w:val="33"/>
              </w:numPr>
              <w:spacing w:line="240" w:lineRule="auto"/>
              <w:ind w:hanging="360"/>
              <w:contextualSpacing/>
            </w:pPr>
            <w:r w:rsidRPr="00A23285">
              <w:t xml:space="preserve">This calls the </w:t>
            </w:r>
            <w:r w:rsidRPr="00A23285">
              <w:rPr>
                <w:i/>
              </w:rPr>
              <w:t>MQTT adaptor</w:t>
            </w:r>
            <w:r w:rsidRPr="00A23285">
              <w:t xml:space="preserve"> for delegating the request from the network broker.</w:t>
            </w:r>
          </w:p>
        </w:tc>
      </w:tr>
      <w:tr w:rsidR="00F42B8D" w:rsidRPr="00A23285">
        <w:tc>
          <w:tcPr>
            <w:tcW w:w="1545" w:type="dxa"/>
            <w:tcMar>
              <w:top w:w="100" w:type="dxa"/>
              <w:left w:w="100" w:type="dxa"/>
              <w:bottom w:w="100" w:type="dxa"/>
              <w:right w:w="100" w:type="dxa"/>
            </w:tcMar>
          </w:tcPr>
          <w:p w:rsidR="00F42B8D" w:rsidRPr="00A23285" w:rsidRDefault="00892D31">
            <w:pPr>
              <w:spacing w:line="240" w:lineRule="auto"/>
            </w:pPr>
            <w:r w:rsidRPr="00A23285">
              <w:rPr>
                <w:i/>
              </w:rPr>
              <w:t>MQTT Adaptor</w:t>
            </w:r>
          </w:p>
        </w:tc>
        <w:tc>
          <w:tcPr>
            <w:tcW w:w="7815" w:type="dxa"/>
            <w:tcMar>
              <w:top w:w="100" w:type="dxa"/>
              <w:left w:w="100" w:type="dxa"/>
              <w:bottom w:w="100" w:type="dxa"/>
              <w:right w:w="100" w:type="dxa"/>
            </w:tcMar>
          </w:tcPr>
          <w:p w:rsidR="00F42B8D" w:rsidRPr="00A23285" w:rsidRDefault="00892D31">
            <w:pPr>
              <w:numPr>
                <w:ilvl w:val="0"/>
                <w:numId w:val="5"/>
              </w:numPr>
              <w:spacing w:line="240" w:lineRule="auto"/>
              <w:ind w:hanging="360"/>
              <w:contextualSpacing/>
            </w:pPr>
            <w:r w:rsidRPr="00A23285">
              <w:t xml:space="preserve">This element is the adaptor to </w:t>
            </w:r>
            <w:r w:rsidR="001E2250" w:rsidRPr="00A23285">
              <w:t>control MQTT</w:t>
            </w:r>
            <w:r w:rsidRPr="00A23285">
              <w:t xml:space="preserve"> event bus that has the real event bus mechanisms.</w:t>
            </w:r>
          </w:p>
        </w:tc>
      </w:tr>
    </w:tbl>
    <w:p w:rsidR="00F42B8D" w:rsidRPr="00A23285" w:rsidRDefault="00F42B8D"/>
    <w:p w:rsidR="00B25CE4" w:rsidRPr="00A23285" w:rsidRDefault="00B25CE4"/>
    <w:p w:rsidR="00F42B8D" w:rsidRPr="00A23285" w:rsidRDefault="00892D31">
      <w:r w:rsidRPr="00A23285">
        <w:rPr>
          <w:b/>
        </w:rPr>
        <w:t>Table 8.5  Relationship Responsibility Catalog for Second-Level Decomposition</w:t>
      </w:r>
    </w:p>
    <w:tbl>
      <w:tblPr>
        <w:tblStyle w:val="afff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95"/>
        <w:gridCol w:w="6765"/>
      </w:tblGrid>
      <w:tr w:rsidR="00F42B8D" w:rsidRPr="00A23285">
        <w:trPr>
          <w:trHeight w:val="420"/>
        </w:trPr>
        <w:tc>
          <w:tcPr>
            <w:tcW w:w="9360" w:type="dxa"/>
            <w:gridSpan w:val="2"/>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8.5</w:t>
            </w:r>
          </w:p>
        </w:tc>
      </w:tr>
      <w:tr w:rsidR="00F42B8D" w:rsidRPr="00A23285">
        <w:tc>
          <w:tcPr>
            <w:tcW w:w="2595" w:type="dxa"/>
            <w:tcMar>
              <w:top w:w="100" w:type="dxa"/>
              <w:left w:w="100" w:type="dxa"/>
              <w:bottom w:w="100" w:type="dxa"/>
              <w:right w:w="100" w:type="dxa"/>
            </w:tcMar>
          </w:tcPr>
          <w:p w:rsidR="00F42B8D" w:rsidRPr="00A23285" w:rsidRDefault="00892D31">
            <w:pPr>
              <w:spacing w:line="240" w:lineRule="auto"/>
              <w:jc w:val="center"/>
            </w:pPr>
            <w:r w:rsidRPr="00A23285">
              <w:rPr>
                <w:b/>
              </w:rPr>
              <w:t>Relationship</w:t>
            </w:r>
          </w:p>
        </w:tc>
        <w:tc>
          <w:tcPr>
            <w:tcW w:w="6765" w:type="dxa"/>
            <w:tcMar>
              <w:top w:w="100" w:type="dxa"/>
              <w:left w:w="100" w:type="dxa"/>
              <w:bottom w:w="100" w:type="dxa"/>
              <w:right w:w="100" w:type="dxa"/>
            </w:tcMar>
          </w:tcPr>
          <w:p w:rsidR="00F42B8D" w:rsidRPr="00A23285" w:rsidRDefault="00892D31">
            <w:pPr>
              <w:spacing w:line="240" w:lineRule="auto"/>
              <w:jc w:val="center"/>
            </w:pPr>
            <w:r w:rsidRPr="00A23285">
              <w:rPr>
                <w:b/>
              </w:rPr>
              <w:t>Responsibilities</w:t>
            </w:r>
          </w:p>
        </w:tc>
      </w:tr>
      <w:tr w:rsidR="00F42B8D" w:rsidRPr="00A23285">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12"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13" name="그룹 677"/>
                              <wpg:cNvGrpSpPr>
                                <a:grpSpLocks/>
                              </wpg:cNvGrpSpPr>
                              <wpg:grpSpPr bwMode="auto">
                                <a:xfrm>
                                  <a:off x="11386" y="6585"/>
                                  <a:ext cx="8571" cy="3354"/>
                                  <a:chOff x="11386" y="6585"/>
                                  <a:chExt cx="8570" cy="3354"/>
                                </a:xfrm>
                              </wpg:grpSpPr>
                              <wps:wsp>
                                <wps:cNvPr id="14" name="직선 화살표 연결선 678"/>
                                <wps:cNvCnPr>
                                  <a:cxnSpLocks noChangeShapeType="1"/>
                                </wps:cNvCnPr>
                                <wps:spPr bwMode="auto">
                                  <a:xfrm>
                                    <a:off x="14053" y="8262"/>
                                    <a:ext cx="3699" cy="0"/>
                                  </a:xfrm>
                                  <a:prstGeom prst="straightConnector1">
                                    <a:avLst/>
                                  </a:prstGeom>
                                  <a:noFill/>
                                  <a:ln w="19050">
                                    <a:solidFill>
                                      <a:srgbClr val="000000"/>
                                    </a:solidFill>
                                    <a:round/>
                                    <a:headEnd type="none" w="lg" len="lg"/>
                                    <a:tailEnd type="triangle" w="lg" len="med"/>
                                  </a:ln>
                                  <a:extLst>
                                    <a:ext uri="{909E8E84-426E-40DD-AFC4-6F175D3DCCD1}">
                                      <a14:hiddenFill xmlns:a14="http://schemas.microsoft.com/office/drawing/2010/main">
                                        <a:noFill/>
                                      </a14:hiddenFill>
                                    </a:ext>
                                  </a:extLst>
                                </wps:spPr>
                                <wps:bodyPr/>
                              </wps:wsp>
                              <wps:wsp>
                                <wps:cNvPr id="16" name="Text Box 67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17" name="Text Box 68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63" o:spid="_x0000_s108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">
                      <v:group id="그룹 677" o:spid="_x0000_s108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직선 화살표 연결선 678" o:spid="_x0000_s109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NwsAAAADbAAAADwAAAGRycy9kb3ducmV2LnhtbERPTWsCMRC9F/wPYYTearalyLI1K1UR&#10;e+ilKnseNrO7oclkSVJd/70pFHqbx/uc1XpyVlwoRONZwfOiAEHcem24V3A+7Z9KEDEha7SeScGN&#10;Iqzr2cMKK+2v/EWXY+pFDuFYoYIhpbGSMrYDOYwLPxJnrvPBYcow9FIHvOZwZ+VLUSylQ8O5YcCR&#10;tgO138cfp2BpTMnt5tCZUO6a0n7apthYpR7n0/sbiERT+hf/uT90nv8Kv7/kA2R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aPjcLAAAAA2wAAAA8AAAAAAAAAAAAAAAAA&#10;oQIAAGRycy9kb3ducmV2LnhtbFBLBQYAAAAABAAEAPkAAACOAwAAAAA=&#10;" strokeweight="1.5pt">
                          <v:stroke startarrowwidth="wide" startarrowlength="long" endarrow="block" endarrowwidth="wide"/>
                        </v:shape>
                        <v:shape id="Text Box 679" o:spid="_x0000_s109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C+8UA&#10;AADbAAAADwAAAGRycy9kb3ducmV2LnhtbERP30vDMBB+F/wfwg32IlvqHop2y8YQlCEMsY6xvR3N&#10;tYk2l9rErfrXm4Hg2318P2+xGlwrTtQH61nB7TQDQVx5bblRsHt7nNyBCBFZY+uZFHxTgNXy+mqB&#10;hfZnfqVTGRuRQjgUqMDE2BVShsqQwzD1HXHiat87jAn2jdQ9nlO4a+Usy3Lp0HJqMNjRg6Hqo/xy&#10;Cu73h5v6aM1P8/Tyntebcms/n7dKjUfDeg4i0hD/xX/ujU7zc7j8kg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AL7xQAAANs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680" o:spid="_x0000_s109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nYMUA&#10;AADbAAAADwAAAGRycy9kb3ducmV2LnhtbERPTUsDMRC9C/6HMEIvYrP1UOu2aZGCUgpFuhXR27CZ&#10;3aRuJusmbVd/fSMUvM3jfc5s0btGHKkL1rOC0TADQVx6bblW8LZ7vpuACBFZY+OZFPxQgMX8+mqG&#10;ufYn3tKxiLVIIRxyVGBibHMpQ2nIYRj6ljhxle8cxgS7WuoOTyncNfI+y8bSoeXUYLClpaHyqzg4&#10;BY/vH7fVpzW/9cvrflytio39Xm+UGtz0T1MQkfr4L764VzrNf4C/X9IBcn4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KdgxQAAANs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3"/>
              </w:numPr>
              <w:spacing w:line="240" w:lineRule="auto"/>
              <w:ind w:hanging="360"/>
              <w:contextualSpacing/>
            </w:pPr>
            <w:r w:rsidRPr="00A23285">
              <w:t>This relationship indicates that element A calls functionality of B.  This is just function call between the module instances at run time.</w:t>
            </w:r>
          </w:p>
        </w:tc>
      </w:tr>
      <w:tr w:rsidR="00F42B8D" w:rsidRPr="00D07D11">
        <w:trPr>
          <w:trHeight w:val="860"/>
        </w:trPr>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7"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8" name="그룹 682"/>
                              <wpg:cNvGrpSpPr>
                                <a:grpSpLocks/>
                              </wpg:cNvGrpSpPr>
                              <wpg:grpSpPr bwMode="auto">
                                <a:xfrm>
                                  <a:off x="11386" y="6585"/>
                                  <a:ext cx="8571" cy="3354"/>
                                  <a:chOff x="11386" y="6585"/>
                                  <a:chExt cx="8570" cy="3354"/>
                                </a:xfrm>
                              </wpg:grpSpPr>
                              <wps:wsp>
                                <wps:cNvPr id="9" name="직선 화살표 연결선 683"/>
                                <wps:cNvCnPr>
                                  <a:cxnSpLocks noChangeShapeType="1"/>
                                </wps:cNvCnPr>
                                <wps:spPr bwMode="auto">
                                  <a:xfrm>
                                    <a:off x="14053" y="8262"/>
                                    <a:ext cx="3699" cy="0"/>
                                  </a:xfrm>
                                  <a:prstGeom prst="straightConnector1">
                                    <a:avLst/>
                                  </a:prstGeom>
                                  <a:noFill/>
                                  <a:ln w="19050">
                                    <a:solidFill>
                                      <a:srgbClr val="000000"/>
                                    </a:solidFill>
                                    <a:prstDash val="dash"/>
                                    <a:round/>
                                    <a:headEnd type="stealth" w="lg" len="med"/>
                                    <a:tailEnd type="stealth" w="lg" len="med"/>
                                  </a:ln>
                                  <a:extLst>
                                    <a:ext uri="{909E8E84-426E-40DD-AFC4-6F175D3DCCD1}">
                                      <a14:hiddenFill xmlns:a14="http://schemas.microsoft.com/office/drawing/2010/main">
                                        <a:noFill/>
                                      </a14:hiddenFill>
                                    </a:ext>
                                  </a:extLst>
                                </wps:spPr>
                                <wps:bodyPr/>
                              </wps:wsp>
                              <wps:wsp>
                                <wps:cNvPr id="10" name="Text Box 684"/>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11" name="Text Box 685"/>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68" o:spid="_x0000_s1093"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">
                      <v:group id="그룹 682" o:spid="_x0000_s1094"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 id="직선 화살표 연결선 683" o:spid="_x0000_s1095"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OhycQAAADaAAAADwAAAGRycy9kb3ducmV2LnhtbESPQWvCQBSE70L/w/IK3nRTwVrTbKQK&#10;avFkrZYeX7OvSWj2bcyuMf57VxB6HGbmGyaZdaYSLTWutKzgaRiBIM6sLjlXsP9cDl5AOI+ssbJM&#10;Ci7kYJY+9BKMtT3zB7U7n4sAYRejgsL7OpbSZQUZdENbEwfv1zYGfZBNLnWD5wA3lRxF0bM0WHJY&#10;KLCmRUHZ3+5kFOTr76+jObWb1Xg7wanXk/lB/ijVf+zeXkF46vx/+N5+1wqmcLsSboBM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46HJxAAAANoAAAAPAAAAAAAAAAAA&#10;AAAAAKECAABkcnMvZG93bnJldi54bWxQSwUGAAAAAAQABAD5AAAAkgMAAAAA&#10;" strokeweight="1.5pt">
                          <v:stroke dashstyle="dash" startarrow="classic" startarrowwidth="wide" endarrow="classic" endarrowwidth="wide"/>
                        </v:shape>
                        <v:shape id="Text Box 684" o:spid="_x0000_s1096"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FMcA&#10;AADbAAAADwAAAGRycy9kb3ducmV2LnhtbESPQUsDMRCF70L/Q5iCF7FZPRRdmxYpVIpQxFWkvQ2b&#10;2U10M1k3sV399c5B8DbDe/PeN4vVGDp1pCH5yAauZgUo4jpaz62B15fN5Q2olJEtdpHJwDclWC0n&#10;ZwssbTzxMx2r3CoJ4VSiAZdzX2qdakcB0yz2xKI1cQiYZR1abQc8SXjo9HVRzHVAz9LgsKe1o/qj&#10;+goGbt/2F83Bu5/24el93myrnf983BlzPh3v70BlGvO/+e96awVf6OUXGU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9PxTHAAAA2wAAAA8AAAAAAAAAAAAAAAAAmAIAAGRy&#10;cy9kb3ducmV2LnhtbFBLBQYAAAAABAAEAPUAAACMAw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685" o:spid="_x0000_s1097"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aj8UA&#10;AADbAAAADwAAAGRycy9kb3ducmV2LnhtbERPTWsCMRC9F/wPYQQvRbN6kLo1Sim0iCClWxG9DZvZ&#10;TdrNZLuJuu2vbwqF3ubxPme57l0jLtQF61nBdJKBIC69tlwr2L89je9AhIissfFMCr4owHo1uFli&#10;rv2VX+lSxFqkEA45KjAxtrmUoTTkMEx8S5y4yncOY4JdLXWH1xTuGjnLsrl0aDk1GGzp0VD5UZyd&#10;gsXheFudrPmun1/e59Wm2NnP7U6p0bB/uAcRqY//4j/3Rqf5U/j9JR0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ZqPxQAAANsAAAAPAAAAAAAAAAAAAAAAAJgCAABkcnMv&#10;ZG93bnJldi54bWxQSwUGAAAAAAQABAD1AAAAigM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rsidP="00790D4B">
            <w:pPr>
              <w:numPr>
                <w:ilvl w:val="0"/>
                <w:numId w:val="29"/>
              </w:numPr>
              <w:spacing w:line="240" w:lineRule="auto"/>
              <w:ind w:hanging="360"/>
              <w:contextualSpacing/>
            </w:pPr>
            <w:r w:rsidRPr="00A23285">
              <w:t xml:space="preserve">This relationship indicates that element A </w:t>
            </w:r>
            <w:r w:rsidR="00790D4B">
              <w:t>communicates with by event</w:t>
            </w:r>
            <w:r w:rsidRPr="00A23285">
              <w:t xml:space="preserve"> at runtime.</w:t>
            </w:r>
          </w:p>
        </w:tc>
      </w:tr>
      <w:tr w:rsidR="00F42B8D" w:rsidRPr="00A23285">
        <w:trPr>
          <w:trHeight w:val="860"/>
        </w:trPr>
        <w:tc>
          <w:tcPr>
            <w:tcW w:w="2595" w:type="dxa"/>
            <w:tcMar>
              <w:top w:w="100" w:type="dxa"/>
              <w:left w:w="100" w:type="dxa"/>
              <w:bottom w:w="100" w:type="dxa"/>
              <w:right w:w="100" w:type="dxa"/>
            </w:tcMar>
            <w:vAlign w:val="center"/>
          </w:tcPr>
          <w:p w:rsidR="00F42B8D" w:rsidRPr="00A23285" w:rsidRDefault="005B0240">
            <w:pPr>
              <w:spacing w:line="240" w:lineRule="auto"/>
              <w:jc w:val="center"/>
            </w:pPr>
            <w:r>
              <w:rPr>
                <w:noProof/>
              </w:rPr>
              <mc:AlternateContent>
                <mc:Choice Requires="wpg">
                  <w:drawing>
                    <wp:inline distT="0" distB="0" distL="0" distR="0">
                      <wp:extent cx="876300" cy="352425"/>
                      <wp:effectExtent l="0" t="0" r="0" b="0"/>
                      <wp:docPr id="1"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76300" cy="352425"/>
                                <a:chOff x="11386" y="6585"/>
                                <a:chExt cx="8570" cy="3354"/>
                              </a:xfrm>
                            </wpg:grpSpPr>
                            <wpg:grpSp>
                              <wpg:cNvPr id="2" name="그룹 687"/>
                              <wpg:cNvGrpSpPr>
                                <a:grpSpLocks/>
                              </wpg:cNvGrpSpPr>
                              <wpg:grpSpPr bwMode="auto">
                                <a:xfrm>
                                  <a:off x="11386" y="6585"/>
                                  <a:ext cx="8571" cy="3354"/>
                                  <a:chOff x="11386" y="6585"/>
                                  <a:chExt cx="8570" cy="3354"/>
                                </a:xfrm>
                              </wpg:grpSpPr>
                              <wps:wsp>
                                <wps:cNvPr id="3" name="직선 화살표 연결선 688"/>
                                <wps:cNvCnPr>
                                  <a:cxnSpLocks noChangeShapeType="1"/>
                                </wps:cNvCnPr>
                                <wps:spPr bwMode="auto">
                                  <a:xfrm>
                                    <a:off x="14053" y="8262"/>
                                    <a:ext cx="3699" cy="0"/>
                                  </a:xfrm>
                                  <a:prstGeom prst="straightConnector1">
                                    <a:avLst/>
                                  </a:prstGeom>
                                  <a:noFill/>
                                  <a:ln w="190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wps:wsp>
                                <wps:cNvPr id="5" name="Text Box 689"/>
                                <wps:cNvSpPr txBox="1">
                                  <a:spLocks noChangeArrowheads="1"/>
                                </wps:cNvSpPr>
                                <wps:spPr bwMode="auto">
                                  <a:xfrm>
                                    <a:off x="17290"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B</w:t>
                                      </w:r>
                                    </w:p>
                                  </w:txbxContent>
                                </wps:txbx>
                                <wps:bodyPr rot="0" vert="horz" wrap="square" lIns="91425" tIns="91425" rIns="91425" bIns="91425" anchor="t" anchorCtr="0" upright="1">
                                  <a:noAutofit/>
                                </wps:bodyPr>
                              </wps:wsp>
                              <wps:wsp>
                                <wps:cNvPr id="6" name="Text Box 690"/>
                                <wps:cNvSpPr txBox="1">
                                  <a:spLocks noChangeArrowheads="1"/>
                                </wps:cNvSpPr>
                                <wps:spPr bwMode="auto">
                                  <a:xfrm>
                                    <a:off x="11386" y="6585"/>
                                    <a:ext cx="2667" cy="3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E98" w:rsidRDefault="007E4E98">
                                      <w:pPr>
                                        <w:spacing w:line="240" w:lineRule="auto"/>
                                        <w:textDirection w:val="btLr"/>
                                      </w:pPr>
                                      <w:r>
                                        <w:rPr>
                                          <w:rFonts w:eastAsia="Arial"/>
                                          <w:sz w:val="24"/>
                                        </w:rPr>
                                        <w:t>A</w:t>
                                      </w:r>
                                    </w:p>
                                  </w:txbxContent>
                                </wps:txbx>
                                <wps:bodyPr rot="0" vert="horz" wrap="square" lIns="91425" tIns="91425" rIns="91425" bIns="91425" anchor="t" anchorCtr="0" upright="1">
                                  <a:noAutofit/>
                                </wps:bodyPr>
                              </wps:wsp>
                            </wpg:grpSp>
                          </wpg:wgp>
                        </a:graphicData>
                      </a:graphic>
                    </wp:inline>
                  </w:drawing>
                </mc:Choice>
                <mc:Fallback>
                  <w:pict>
                    <v:group id="Group 73" o:spid="_x0000_s1098" style="width:69pt;height:27.75pt;mso-position-horizontal-relative:char;mso-position-vertical-relative:line" coordorigin="11386,6585" coordsize="8570,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">
                      <v:group id="그룹 687" o:spid="_x0000_s1099" style="position:absolute;left:11386;top:6585;width:8571;height:3354" coordorigin="11386,6585" coordsize="8570,3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직선 화살표 연결선 688" o:spid="_x0000_s1100" type="#_x0000_t32" style="position:absolute;left:14053;top:8262;width:36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mVcQAAADaAAAADwAAAGRycy9kb3ducmV2LnhtbESP3WrCQBSE7wt9h+UUeqcbrUiauoZS&#10;CCgWsbGQ20P25AezZ0N2jfHtu4VCL4eZ+YbZpJPpxEiDay0rWMwjEMSl1S3XCr7P2SwG4Tyyxs4y&#10;KbiTg3T7+LDBRNsbf9GY+1oECLsEFTTe94mUrmzIoJvbnjh4lR0M+iCHWuoBbwFuOrmMorU02HJY&#10;aLCnj4bKS341gVIV69Xn+aBfRx/vTkVRHbP9qNTz0/T+BsLT5P/Df+2dVvACv1fCDZ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VaZVxAAAANoAAAAPAAAAAAAAAAAA&#10;AAAAAKECAABkcnMvZG93bnJldi54bWxQSwUGAAAAAAQABAD5AAAAkgMAAAAA&#10;" strokeweight="1.5pt">
                          <v:stroke startarrow="diamond" endarrow="diamond"/>
                        </v:shape>
                        <v:shape id="Text Box 689" o:spid="_x0000_s1101" type="#_x0000_t202" style="position:absolute;left:17290;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LDsYA&#10;AADaAAAADwAAAGRycy9kb3ducmV2LnhtbESPQUsDMRSE74L/ITzBi9hsC5a6bVqk0FIKRdyK6O2x&#10;ebtJ3bxsN7Fd/fWNIHgcZuYbZrboXSNO1AXrWcFwkIEgLr22XCt43a/uJyBCRNbYeCYF3xRgMb++&#10;mmGu/Zlf6FTEWiQIhxwVmBjbXMpQGnIYBr4lTl7lO4cxya6WusNzgrtGjrJsLB1aTgsGW1oaKj+L&#10;L6fg8e39rvqw5qdePx/G1abY2eN2p9TtTf80BRGpj//hv/ZGK3iA3yvpBs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TLDsYAAADaAAAADwAAAAAAAAAAAAAAAACYAgAAZHJz&#10;L2Rvd25yZXYueG1sUEsFBgAAAAAEAAQA9QAAAIsDAAAAAA==&#10;" filled="f" stroked="f">
                          <v:textbox inset="2.53958mm,2.53958mm,2.53958mm,2.53958mm">
                            <w:txbxContent>
                              <w:p w:rsidR="007E4E98" w:rsidRDefault="007E4E98">
                                <w:pPr>
                                  <w:spacing w:line="240" w:lineRule="auto"/>
                                  <w:textDirection w:val="btLr"/>
                                </w:pPr>
                                <w:r>
                                  <w:rPr>
                                    <w:rFonts w:eastAsia="Arial"/>
                                    <w:sz w:val="24"/>
                                  </w:rPr>
                                  <w:t>B</w:t>
                                </w:r>
                              </w:p>
                            </w:txbxContent>
                          </v:textbox>
                        </v:shape>
                        <v:shape id="Text Box 690" o:spid="_x0000_s1102" type="#_x0000_t202" style="position:absolute;left:11386;top:6585;width:2667;height:3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VecYA&#10;AADaAAAADwAAAGRycy9kb3ducmV2LnhtbESPQUsDMRSE74L/IbxCL9Jm7WHRbdNSBKUIRVxLaW+P&#10;zdtNdPOybmK7+utNQfA4zMw3zGI1uFacqA/Ws4LbaQaCuPLacqNg9/Y4uQMRIrLG1jMp+KYAq+X1&#10;1QIL7c/8SqcyNiJBOBSowMTYFVKGypDDMPUdcfJq3zuMSfaN1D2eE9y1cpZluXRoOS0Y7OjBUPVR&#10;fjkF9/vDTX205qd5ennP6025tZ/PW6XGo2E9BxFpiP/hv/ZGK8jhciXd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ZVecYAAADaAAAADwAAAAAAAAAAAAAAAACYAgAAZHJz&#10;L2Rvd25yZXYueG1sUEsFBgAAAAAEAAQA9QAAAIsDAAAAAA==&#10;" filled="f" stroked="f">
                          <v:textbox inset="2.53958mm,2.53958mm,2.53958mm,2.53958mm">
                            <w:txbxContent>
                              <w:p w:rsidR="007E4E98" w:rsidRDefault="007E4E98">
                                <w:pPr>
                                  <w:spacing w:line="240" w:lineRule="auto"/>
                                  <w:textDirection w:val="btLr"/>
                                </w:pPr>
                                <w:r>
                                  <w:rPr>
                                    <w:rFonts w:eastAsia="Arial"/>
                                    <w:sz w:val="24"/>
                                  </w:rPr>
                                  <w:t>A</w:t>
                                </w:r>
                              </w:p>
                            </w:txbxContent>
                          </v:textbox>
                        </v:shape>
                      </v:group>
                      <w10:anchorlock/>
                    </v:group>
                  </w:pict>
                </mc:Fallback>
              </mc:AlternateContent>
            </w:r>
          </w:p>
        </w:tc>
        <w:tc>
          <w:tcPr>
            <w:tcW w:w="6765" w:type="dxa"/>
            <w:tcMar>
              <w:top w:w="100" w:type="dxa"/>
              <w:left w:w="100" w:type="dxa"/>
              <w:bottom w:w="100" w:type="dxa"/>
              <w:right w:w="100" w:type="dxa"/>
            </w:tcMar>
          </w:tcPr>
          <w:p w:rsidR="00F42B8D" w:rsidRPr="00A23285" w:rsidRDefault="00892D31">
            <w:pPr>
              <w:numPr>
                <w:ilvl w:val="0"/>
                <w:numId w:val="29"/>
              </w:numPr>
              <w:spacing w:line="240" w:lineRule="auto"/>
              <w:ind w:hanging="360"/>
              <w:contextualSpacing/>
            </w:pPr>
            <w:r w:rsidRPr="00A23285">
              <w:t>This relationship indicates the communication through emerging protocol.</w:t>
            </w:r>
          </w:p>
        </w:tc>
      </w:tr>
    </w:tbl>
    <w:p w:rsidR="00F42B8D" w:rsidRPr="00A23285" w:rsidRDefault="00F42B8D"/>
    <w:p w:rsidR="00F42B8D" w:rsidRPr="00A23285" w:rsidRDefault="00F42B8D"/>
    <w:p w:rsidR="00F42B8D" w:rsidRPr="00A23285" w:rsidRDefault="00892D31">
      <w:r w:rsidRPr="00A23285">
        <w:br w:type="page"/>
      </w:r>
    </w:p>
    <w:p w:rsidR="00F42B8D" w:rsidRPr="00A23285" w:rsidRDefault="00892D31">
      <w:r w:rsidRPr="00A23285">
        <w:rPr>
          <w:b/>
        </w:rPr>
        <w:lastRenderedPageBreak/>
        <w:t>Table 8.6  Second Level of SA Network Manager in SA node - Decomposition Rationale</w:t>
      </w:r>
    </w:p>
    <w:tbl>
      <w:tblPr>
        <w:tblStyle w:val="afff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jc w:val="center"/>
            </w:pPr>
            <w:r w:rsidRPr="00A23285">
              <w:rPr>
                <w:b/>
              </w:rPr>
              <w:t>Perspective: Dynamic</w:t>
            </w:r>
          </w:p>
          <w:p w:rsidR="00F42B8D" w:rsidRPr="00A23285" w:rsidRDefault="00892D31">
            <w:pPr>
              <w:spacing w:line="240" w:lineRule="auto"/>
              <w:jc w:val="center"/>
            </w:pPr>
            <w:r w:rsidRPr="00A23285">
              <w:rPr>
                <w:b/>
              </w:rPr>
              <w:t>Associated Drawings: Figure 8.2</w:t>
            </w:r>
          </w:p>
          <w:p w:rsidR="00F42B8D" w:rsidRPr="00A23285" w:rsidRDefault="00892D31">
            <w:pPr>
              <w:spacing w:line="240" w:lineRule="auto"/>
              <w:jc w:val="center"/>
            </w:pPr>
            <w:r w:rsidRPr="00A23285">
              <w:rPr>
                <w:b/>
              </w:rPr>
              <w:t>Associated Responsibilities: Tables 8.4 and 8.5</w:t>
            </w:r>
          </w:p>
        </w:tc>
      </w:tr>
      <w:tr w:rsidR="00F42B8D" w:rsidRPr="00A23285">
        <w:trPr>
          <w:trHeight w:val="420"/>
        </w:trPr>
        <w:tc>
          <w:tcPr>
            <w:tcW w:w="9360" w:type="dxa"/>
            <w:tcMar>
              <w:top w:w="100" w:type="dxa"/>
              <w:left w:w="100" w:type="dxa"/>
              <w:bottom w:w="100" w:type="dxa"/>
              <w:right w:w="100" w:type="dxa"/>
            </w:tcMar>
          </w:tcPr>
          <w:p w:rsidR="00F42B8D" w:rsidRPr="00A23285" w:rsidRDefault="00892D31">
            <w:pPr>
              <w:spacing w:line="240" w:lineRule="auto"/>
            </w:pPr>
            <w:r w:rsidRPr="00A23285">
              <w:t xml:space="preserve"> This decomposition is composed by </w:t>
            </w:r>
            <w:r w:rsidRPr="00A23285">
              <w:rPr>
                <w:u w:val="single"/>
              </w:rPr>
              <w:t>the light broker pattern</w:t>
            </w:r>
            <w:r w:rsidRPr="00A23285">
              <w:t xml:space="preserve"> to promote the </w:t>
            </w:r>
            <w:r w:rsidR="00936914" w:rsidRPr="00A23285">
              <w:t>modifiability</w:t>
            </w:r>
            <w:r w:rsidRPr="00A23285">
              <w:t xml:space="preserve"> and interoperability about adding new emerging protocols like </w:t>
            </w:r>
            <w:r w:rsidR="00936914" w:rsidRPr="00A23285">
              <w:t>Bluetooth</w:t>
            </w:r>
            <w:r w:rsidRPr="00A23285">
              <w:t xml:space="preserve"> without WIFI. Other module instances like SA manager only calls the </w:t>
            </w:r>
            <w:r w:rsidRPr="00A23285">
              <w:rPr>
                <w:i/>
              </w:rPr>
              <w:t>Network Broker</w:t>
            </w:r>
            <w:r w:rsidRPr="00A23285">
              <w:t xml:space="preserve"> without knowing about the concrete network and protocol. The </w:t>
            </w:r>
            <w:r w:rsidRPr="00A23285">
              <w:rPr>
                <w:i/>
              </w:rPr>
              <w:t>Network Broker</w:t>
            </w:r>
            <w:r w:rsidRPr="00A23285">
              <w:t xml:space="preserve"> locates an appropriate network bus in accordance with the network capability of SA node. If the SA node supports the WIFI, then the </w:t>
            </w:r>
            <w:r w:rsidRPr="00A23285">
              <w:rPr>
                <w:i/>
              </w:rPr>
              <w:t>Network Broker</w:t>
            </w:r>
            <w:r w:rsidRPr="00A23285">
              <w:t xml:space="preserve"> calls the </w:t>
            </w:r>
            <w:r w:rsidRPr="00A23285">
              <w:rPr>
                <w:i/>
              </w:rPr>
              <w:t>Publish-subscribe Bus Interface</w:t>
            </w:r>
            <w:r w:rsidRPr="00A23285">
              <w:t xml:space="preserve"> to send or receive the event. If the SA node supports the emerging protocol without WIFI, then the event is transferred to other SA node with WIFI and emerging protocol. (They are named “Master SA node” and “Slave SA node”.)  At that time, The communication between Master SA node and Slave SA node are operated through the </w:t>
            </w:r>
            <w:r w:rsidRPr="00A23285">
              <w:rPr>
                <w:i/>
              </w:rPr>
              <w:t>Emerging Protocol Bridge</w:t>
            </w:r>
            <w:r w:rsidRPr="00A23285">
              <w:t>.  Master SA node has the responsibility to communicate with the event bus on behalf of Slave SA node.</w:t>
            </w:r>
          </w:p>
          <w:p w:rsidR="00F42B8D" w:rsidRPr="00A23285" w:rsidRDefault="00892D31">
            <w:pPr>
              <w:spacing w:line="240" w:lineRule="auto"/>
            </w:pPr>
            <w:r w:rsidRPr="00A23285">
              <w:t xml:space="preserve"> This structure provides the high interoperability between SA </w:t>
            </w:r>
            <w:r w:rsidR="00936914" w:rsidRPr="00A23285">
              <w:t>nodes</w:t>
            </w:r>
            <w:r w:rsidRPr="00A23285">
              <w:t xml:space="preserve"> based on </w:t>
            </w:r>
            <w:r w:rsidR="00936914" w:rsidRPr="00A23285">
              <w:t>different</w:t>
            </w:r>
            <w:r w:rsidR="00B34A7B">
              <w:t xml:space="preserve"> network protocol</w:t>
            </w:r>
            <w:r w:rsidR="00B34A7B">
              <w:rPr>
                <w:rFonts w:hint="eastAsia"/>
              </w:rPr>
              <w:t xml:space="preserve"> and system </w:t>
            </w:r>
            <w:r w:rsidRPr="00A23285">
              <w:t>(</w:t>
            </w:r>
            <w:r w:rsidRPr="00A23285">
              <w:rPr>
                <w:u w:val="single"/>
              </w:rPr>
              <w:t xml:space="preserve">High interoperability between SA node with </w:t>
            </w:r>
            <w:r w:rsidR="00936914" w:rsidRPr="00A23285">
              <w:rPr>
                <w:u w:val="single"/>
              </w:rPr>
              <w:t>different</w:t>
            </w:r>
            <w:r w:rsidRPr="00A23285">
              <w:rPr>
                <w:u w:val="single"/>
              </w:rPr>
              <w:t xml:space="preserve"> network protocol</w:t>
            </w:r>
            <w:r w:rsidRPr="00A23285">
              <w:t>)</w:t>
            </w:r>
          </w:p>
          <w:p w:rsidR="00F42B8D" w:rsidRPr="00A23285" w:rsidRDefault="00892D31">
            <w:pPr>
              <w:spacing w:line="240" w:lineRule="auto"/>
            </w:pPr>
            <w:r w:rsidRPr="00A23285">
              <w:t xml:space="preserve"> </w:t>
            </w:r>
            <w:r w:rsidRPr="00A23285">
              <w:rPr>
                <w:i/>
              </w:rPr>
              <w:t>Emerging protocol bridge</w:t>
            </w:r>
            <w:r w:rsidRPr="00A23285">
              <w:t xml:space="preserve"> encapsulates the network protocol-specific functionality from the </w:t>
            </w:r>
            <w:r w:rsidRPr="00A23285">
              <w:rPr>
                <w:i/>
              </w:rPr>
              <w:t>Network Broker</w:t>
            </w:r>
            <w:r w:rsidRPr="00A23285">
              <w:t xml:space="preserve"> and other module instances. So, it provides high </w:t>
            </w:r>
            <w:r w:rsidR="00936914" w:rsidRPr="00A23285">
              <w:t>modifiability</w:t>
            </w:r>
            <w:r w:rsidRPr="00A23285">
              <w:t xml:space="preserve"> for new emerging protocol requirement, by adding and developing new bridge without the change of other module instances. (</w:t>
            </w:r>
            <w:r w:rsidRPr="00A23285">
              <w:rPr>
                <w:u w:val="single"/>
              </w:rPr>
              <w:t xml:space="preserve">High </w:t>
            </w:r>
            <w:r w:rsidR="00936914" w:rsidRPr="00A23285">
              <w:rPr>
                <w:u w:val="single"/>
              </w:rPr>
              <w:t>modifiability</w:t>
            </w:r>
            <w:r w:rsidRPr="00A23285">
              <w:rPr>
                <w:u w:val="single"/>
              </w:rPr>
              <w:t xml:space="preserve"> for new emerging protocol.</w:t>
            </w:r>
            <w:r w:rsidRPr="00A23285">
              <w:t>) (</w:t>
            </w:r>
            <w:r w:rsidRPr="00A23285">
              <w:rPr>
                <w:i/>
              </w:rPr>
              <w:t>QA07 Modifiability</w:t>
            </w:r>
            <w:r w:rsidRPr="00A23285">
              <w:t>)</w:t>
            </w:r>
          </w:p>
        </w:tc>
      </w:tr>
    </w:tbl>
    <w:p w:rsidR="00F42B8D" w:rsidRPr="00A23285" w:rsidRDefault="00F42B8D"/>
    <w:p w:rsidR="00F42B8D" w:rsidRPr="00A23285" w:rsidRDefault="00F42B8D"/>
    <w:p w:rsidR="00A90290" w:rsidRPr="00A23285" w:rsidRDefault="00A90290">
      <w:pPr>
        <w:rPr>
          <w:rFonts w:eastAsia="Trebuchet MS"/>
          <w:sz w:val="36"/>
          <w:szCs w:val="36"/>
        </w:rPr>
      </w:pPr>
      <w:bookmarkStart w:id="47" w:name="_Toc422355548"/>
      <w:r w:rsidRPr="00A23285">
        <w:rPr>
          <w:sz w:val="36"/>
          <w:szCs w:val="36"/>
        </w:rPr>
        <w:br w:type="page"/>
      </w:r>
    </w:p>
    <w:p w:rsidR="00F42B8D" w:rsidRPr="00A23285" w:rsidRDefault="006E491C" w:rsidP="006E491C">
      <w:pPr>
        <w:pStyle w:val="a3"/>
        <w:ind w:leftChars="-129" w:left="-3" w:hangingChars="78" w:hanging="281"/>
        <w:outlineLvl w:val="0"/>
        <w:rPr>
          <w:rFonts w:ascii="Arial" w:hAnsi="Arial" w:cs="Arial"/>
          <w:sz w:val="36"/>
          <w:szCs w:val="36"/>
        </w:rPr>
      </w:pPr>
      <w:r w:rsidRPr="00A23285">
        <w:rPr>
          <w:rFonts w:ascii="Arial" w:hAnsi="Arial" w:cs="Arial"/>
          <w:sz w:val="36"/>
          <w:szCs w:val="36"/>
        </w:rPr>
        <w:lastRenderedPageBreak/>
        <w:t xml:space="preserve">9. </w:t>
      </w:r>
      <w:r w:rsidR="00892D31" w:rsidRPr="00A23285">
        <w:rPr>
          <w:rFonts w:ascii="Arial" w:hAnsi="Arial" w:cs="Arial"/>
          <w:sz w:val="36"/>
          <w:szCs w:val="36"/>
        </w:rPr>
        <w:t>SYSTEM DESIGN SUPPLEMENT</w:t>
      </w:r>
      <w:bookmarkEnd w:id="47"/>
    </w:p>
    <w:p w:rsidR="00F42B8D" w:rsidRPr="00A23285" w:rsidRDefault="00F42B8D"/>
    <w:p w:rsidR="00F42B8D" w:rsidRPr="00A23285" w:rsidRDefault="00892D31" w:rsidP="00936914">
      <w:pPr>
        <w:pStyle w:val="2"/>
        <w:ind w:rightChars="-61" w:right="-134"/>
        <w:rPr>
          <w:rFonts w:ascii="Arial" w:hAnsi="Arial" w:cs="Arial"/>
          <w:b w:val="0"/>
          <w:sz w:val="32"/>
          <w:szCs w:val="32"/>
        </w:rPr>
      </w:pPr>
      <w:r w:rsidRPr="00A23285">
        <w:rPr>
          <w:rFonts w:ascii="Arial" w:hAnsi="Arial" w:cs="Arial"/>
          <w:b w:val="0"/>
          <w:sz w:val="32"/>
          <w:szCs w:val="32"/>
        </w:rPr>
        <w:t>9.1 Sequence diagram</w:t>
      </w:r>
    </w:p>
    <w:p w:rsidR="00F42B8D" w:rsidRPr="00A23285" w:rsidRDefault="00F42B8D"/>
    <w:p w:rsidR="00F42B8D" w:rsidRPr="00A23285" w:rsidRDefault="00892D31">
      <w:r w:rsidRPr="00A23285">
        <w:t xml:space="preserve">To help the understanding how to provide the service to user by interacting system components. </w:t>
      </w:r>
      <w:r w:rsidR="001E2250" w:rsidRPr="00A23285">
        <w:t>We</w:t>
      </w:r>
      <w:r w:rsidRPr="00A23285">
        <w:t xml:space="preserve"> draw the </w:t>
      </w:r>
      <w:r w:rsidR="00936914" w:rsidRPr="00A23285">
        <w:t>sequence</w:t>
      </w:r>
      <w:r w:rsidRPr="00A23285">
        <w:t xml:space="preserve"> </w:t>
      </w:r>
      <w:r w:rsidR="00936914" w:rsidRPr="00A23285">
        <w:t>diagram</w:t>
      </w:r>
      <w:r w:rsidRPr="00A23285">
        <w:t xml:space="preserve"> in this section. Basic flow is: user action captured by user application, and then user </w:t>
      </w:r>
      <w:r w:rsidR="00936914" w:rsidRPr="00A23285">
        <w:t>application</w:t>
      </w:r>
      <w:r w:rsidRPr="00A23285">
        <w:t xml:space="preserve"> do the communication with IoT server which is </w:t>
      </w:r>
      <w:r w:rsidR="00936914" w:rsidRPr="00A23285">
        <w:t>provide</w:t>
      </w:r>
      <w:r w:rsidRPr="00A23285">
        <w:t xml:space="preserve"> the login service and SA node lists who can use by end user. </w:t>
      </w:r>
      <w:r w:rsidR="00936914" w:rsidRPr="00A23285">
        <w:t>A</w:t>
      </w:r>
      <w:r w:rsidRPr="00A23285">
        <w:t xml:space="preserve">fter that it will </w:t>
      </w:r>
      <w:r w:rsidR="00936914" w:rsidRPr="00A23285">
        <w:t>publish</w:t>
      </w:r>
      <w:r w:rsidRPr="00A23285">
        <w:t xml:space="preserve"> or subscribe the event among IoT server and SA node as well through event bus.</w:t>
      </w:r>
    </w:p>
    <w:p w:rsidR="00F42B8D" w:rsidRPr="00A23285" w:rsidRDefault="00892D31">
      <w:r w:rsidRPr="00A23285">
        <w:t xml:space="preserve">For more detail flow, please </w:t>
      </w:r>
      <w:r w:rsidR="00936914" w:rsidRPr="00A23285">
        <w:t>refer</w:t>
      </w:r>
      <w:r w:rsidRPr="00A23285">
        <w:t xml:space="preserve"> the below </w:t>
      </w:r>
      <w:r w:rsidR="00936914" w:rsidRPr="00A23285">
        <w:t xml:space="preserve">sequence </w:t>
      </w:r>
      <w:r w:rsidRPr="00A23285">
        <w:t>diagram for the node registration.</w:t>
      </w:r>
    </w:p>
    <w:p w:rsidR="00F42B8D" w:rsidRPr="00A23285" w:rsidRDefault="00F42B8D"/>
    <w:p w:rsidR="00F42B8D" w:rsidRPr="00A23285" w:rsidRDefault="00057A50" w:rsidP="00B25CE4">
      <w:pPr>
        <w:jc w:val="center"/>
      </w:pPr>
      <w:r>
        <w:rPr>
          <w:noProof/>
        </w:rPr>
        <w:drawing>
          <wp:inline distT="0" distB="0" distL="0" distR="0">
            <wp:extent cx="6305550" cy="5187315"/>
            <wp:effectExtent l="0" t="0" r="0" b="0"/>
            <wp:docPr id="830" name="그림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SequenceDiagram1.png"/>
                    <pic:cNvPicPr/>
                  </pic:nvPicPr>
                  <pic:blipFill>
                    <a:blip r:embed="rId27">
                      <a:extLst>
                        <a:ext uri="{28A0092B-C50C-407E-A947-70E740481C1C}">
                          <a14:useLocalDpi xmlns:a14="http://schemas.microsoft.com/office/drawing/2010/main" val="0"/>
                        </a:ext>
                      </a:extLst>
                    </a:blip>
                    <a:stretch>
                      <a:fillRect/>
                    </a:stretch>
                  </pic:blipFill>
                  <pic:spPr>
                    <a:xfrm>
                      <a:off x="0" y="0"/>
                      <a:ext cx="6305550" cy="5187315"/>
                    </a:xfrm>
                    <a:prstGeom prst="rect">
                      <a:avLst/>
                    </a:prstGeom>
                  </pic:spPr>
                </pic:pic>
              </a:graphicData>
            </a:graphic>
          </wp:inline>
        </w:drawing>
      </w:r>
    </w:p>
    <w:p w:rsidR="00F42B8D" w:rsidRPr="00A23285" w:rsidRDefault="00892D31">
      <w:pPr>
        <w:jc w:val="center"/>
      </w:pPr>
      <w:r w:rsidRPr="00A23285">
        <w:rPr>
          <w:b/>
        </w:rPr>
        <w:t>Figure 9.1  Sequence diagram - Register new user account</w:t>
      </w:r>
    </w:p>
    <w:p w:rsidR="00F42B8D" w:rsidRPr="00A23285" w:rsidRDefault="00F42B8D"/>
    <w:p w:rsidR="00F42B8D" w:rsidRPr="00A23285" w:rsidRDefault="00057A50" w:rsidP="00B25CE4">
      <w:pPr>
        <w:jc w:val="center"/>
      </w:pPr>
      <w:r>
        <w:rPr>
          <w:noProof/>
        </w:rPr>
        <w:lastRenderedPageBreak/>
        <w:drawing>
          <wp:inline distT="0" distB="0" distL="0" distR="0">
            <wp:extent cx="5377218" cy="8154094"/>
            <wp:effectExtent l="0" t="0" r="0" b="0"/>
            <wp:docPr id="831" name="그림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SequenceDiagram2.png"/>
                    <pic:cNvPicPr/>
                  </pic:nvPicPr>
                  <pic:blipFill>
                    <a:blip r:embed="rId28">
                      <a:extLst>
                        <a:ext uri="{28A0092B-C50C-407E-A947-70E740481C1C}">
                          <a14:useLocalDpi xmlns:a14="http://schemas.microsoft.com/office/drawing/2010/main" val="0"/>
                        </a:ext>
                      </a:extLst>
                    </a:blip>
                    <a:stretch>
                      <a:fillRect/>
                    </a:stretch>
                  </pic:blipFill>
                  <pic:spPr>
                    <a:xfrm>
                      <a:off x="0" y="0"/>
                      <a:ext cx="5390571" cy="8174343"/>
                    </a:xfrm>
                    <a:prstGeom prst="rect">
                      <a:avLst/>
                    </a:prstGeom>
                  </pic:spPr>
                </pic:pic>
              </a:graphicData>
            </a:graphic>
          </wp:inline>
        </w:drawing>
      </w:r>
    </w:p>
    <w:p w:rsidR="00F42B8D" w:rsidRDefault="00892D31">
      <w:pPr>
        <w:jc w:val="center"/>
        <w:rPr>
          <w:b/>
        </w:rPr>
      </w:pPr>
      <w:r w:rsidRPr="00A23285">
        <w:rPr>
          <w:b/>
        </w:rPr>
        <w:t xml:space="preserve">Figure </w:t>
      </w:r>
      <w:proofErr w:type="gramStart"/>
      <w:r w:rsidRPr="00A23285">
        <w:rPr>
          <w:b/>
        </w:rPr>
        <w:t>9.2  Sequence</w:t>
      </w:r>
      <w:proofErr w:type="gramEnd"/>
      <w:r w:rsidRPr="00A23285">
        <w:rPr>
          <w:b/>
        </w:rPr>
        <w:t xml:space="preserve"> diagram - SA node registration</w:t>
      </w:r>
    </w:p>
    <w:p w:rsidR="00770EB5" w:rsidRPr="00770EB5" w:rsidRDefault="00770EB5" w:rsidP="00770EB5">
      <w:pPr>
        <w:pStyle w:val="2"/>
        <w:ind w:rightChars="-61" w:right="-134"/>
        <w:rPr>
          <w:rFonts w:ascii="Arial" w:hAnsi="Arial" w:cs="Arial"/>
          <w:b w:val="0"/>
          <w:sz w:val="32"/>
          <w:szCs w:val="32"/>
        </w:rPr>
      </w:pPr>
      <w:r w:rsidRPr="00770EB5">
        <w:rPr>
          <w:rFonts w:ascii="Arial" w:hAnsi="Arial" w:cs="Arial"/>
          <w:b w:val="0"/>
          <w:sz w:val="32"/>
          <w:szCs w:val="32"/>
        </w:rPr>
        <w:lastRenderedPageBreak/>
        <w:t>9.2 Dynamic Behavior of User App</w:t>
      </w:r>
    </w:p>
    <w:p w:rsidR="00770EB5" w:rsidRPr="00770EB5" w:rsidRDefault="00770EB5" w:rsidP="00770EB5">
      <w:pPr>
        <w:spacing w:line="240" w:lineRule="auto"/>
        <w:rPr>
          <w:rFonts w:ascii="굴림" w:eastAsia="굴림" w:hAnsi="굴림" w:cs="굴림"/>
          <w:color w:val="auto"/>
          <w:sz w:val="24"/>
          <w:szCs w:val="24"/>
        </w:rPr>
      </w:pPr>
    </w:p>
    <w:p w:rsidR="00770EB5" w:rsidRDefault="00770EB5" w:rsidP="00770EB5">
      <w:pPr>
        <w:spacing w:line="240" w:lineRule="auto"/>
        <w:rPr>
          <w:rFonts w:eastAsia="굴림"/>
        </w:rPr>
      </w:pPr>
      <w:r w:rsidRPr="00770EB5">
        <w:rPr>
          <w:rFonts w:eastAsia="굴림"/>
        </w:rPr>
        <w:t xml:space="preserve">To help the understanding how </w:t>
      </w:r>
      <w:r w:rsidRPr="00770EB5">
        <w:rPr>
          <w:rFonts w:eastAsia="굴림"/>
          <w:i/>
          <w:iCs/>
        </w:rPr>
        <w:t>User App</w:t>
      </w:r>
      <w:r w:rsidRPr="00770EB5">
        <w:rPr>
          <w:rFonts w:eastAsia="굴림"/>
        </w:rPr>
        <w:t xml:space="preserve"> interacts with end user,</w:t>
      </w:r>
      <w:r>
        <w:rPr>
          <w:rFonts w:eastAsia="굴림"/>
        </w:rPr>
        <w:t xml:space="preserve"> we draw status diagram describ</w:t>
      </w:r>
      <w:r w:rsidRPr="00770EB5">
        <w:rPr>
          <w:rFonts w:eastAsia="굴림"/>
        </w:rPr>
        <w:t xml:space="preserve">ing the view behavior of </w:t>
      </w:r>
      <w:r w:rsidRPr="00770EB5">
        <w:rPr>
          <w:rFonts w:eastAsia="굴림"/>
          <w:i/>
          <w:iCs/>
        </w:rPr>
        <w:t>User App</w:t>
      </w:r>
      <w:r w:rsidRPr="00770EB5">
        <w:rPr>
          <w:rFonts w:eastAsia="굴림"/>
        </w:rPr>
        <w:t>.</w:t>
      </w:r>
      <w:r>
        <w:rPr>
          <w:rFonts w:eastAsia="굴림"/>
        </w:rPr>
        <w:t xml:space="preserve"> ~~~</w:t>
      </w:r>
    </w:p>
    <w:p w:rsidR="00770EB5" w:rsidRPr="00770EB5" w:rsidRDefault="00770EB5" w:rsidP="00770EB5">
      <w:pPr>
        <w:spacing w:line="240" w:lineRule="auto"/>
        <w:rPr>
          <w:rFonts w:eastAsia="굴림"/>
        </w:rPr>
      </w:pPr>
    </w:p>
    <w:p w:rsidR="00770EB5" w:rsidRPr="00770EB5" w:rsidRDefault="00770EB5" w:rsidP="00770EB5">
      <w:pPr>
        <w:spacing w:line="240" w:lineRule="auto"/>
        <w:rPr>
          <w:rFonts w:ascii="굴림" w:eastAsia="굴림" w:hAnsi="굴림" w:cs="굴림"/>
          <w:color w:val="auto"/>
          <w:sz w:val="24"/>
          <w:szCs w:val="24"/>
        </w:rPr>
      </w:pPr>
    </w:p>
    <w:p w:rsidR="00770EB5" w:rsidRPr="00770EB5" w:rsidRDefault="00770EB5">
      <w:pPr>
        <w:jc w:val="center"/>
      </w:pPr>
    </w:p>
    <w:sectPr w:rsidR="00770EB5" w:rsidRPr="00770EB5" w:rsidSect="00E550F4">
      <w:headerReference w:type="default" r:id="rId29"/>
      <w:footerReference w:type="default" r:id="rId30"/>
      <w:pgSz w:w="12240" w:h="15840"/>
      <w:pgMar w:top="1133" w:right="900" w:bottom="850" w:left="141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58C" w:rsidRDefault="002A258C">
      <w:pPr>
        <w:spacing w:line="240" w:lineRule="auto"/>
      </w:pPr>
      <w:r>
        <w:separator/>
      </w:r>
    </w:p>
  </w:endnote>
  <w:endnote w:type="continuationSeparator" w:id="0">
    <w:p w:rsidR="002A258C" w:rsidRDefault="002A25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2AF" w:usb1="09D77CFB" w:usb2="00000012" w:usb3="00000000" w:csb0="00080001" w:csb1="00000000"/>
  </w:font>
  <w:font w:name="Trebuchet MS">
    <w:panose1 w:val="020B0603020202020204"/>
    <w:charset w:val="00"/>
    <w:family w:val="swiss"/>
    <w:pitch w:val="variable"/>
    <w:sig w:usb0="00000287" w:usb1="00000000" w:usb2="00000000" w:usb3="00000000" w:csb0="0000009F"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E98" w:rsidRDefault="007E4E98">
    <w:pPr>
      <w:ind w:left="-1020" w:right="-960"/>
      <w:jc w:val="center"/>
    </w:pPr>
    <w:r>
      <w:fldChar w:fldCharType="begin"/>
    </w:r>
    <w:r>
      <w:instrText>PAGE</w:instrText>
    </w:r>
    <w:r>
      <w:fldChar w:fldCharType="separate"/>
    </w:r>
    <w:r w:rsidR="00C34D89">
      <w:rPr>
        <w:noProof/>
      </w:rPr>
      <w:t>41</w:t>
    </w:r>
    <w:r>
      <w:fldChar w:fldCharType="end"/>
    </w:r>
  </w:p>
  <w:p w:rsidR="007E4E98" w:rsidRDefault="007E4E98">
    <w:pPr>
      <w:ind w:left="120" w:right="-540" w:hanging="1020"/>
      <w:jc w:val="right"/>
    </w:pPr>
    <w:r>
      <w:tab/>
    </w:r>
    <w:r>
      <w:tab/>
    </w:r>
    <w:r>
      <w:tab/>
    </w:r>
    <w:r>
      <w:tab/>
    </w:r>
    <w:r>
      <w:tab/>
    </w:r>
    <w:r>
      <w:tab/>
    </w:r>
    <w:r>
      <w:tab/>
    </w:r>
    <w:r>
      <w:tab/>
    </w:r>
    <w:r>
      <w:tab/>
    </w:r>
    <w:r>
      <w:tab/>
    </w: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58C" w:rsidRDefault="002A258C">
      <w:pPr>
        <w:spacing w:line="240" w:lineRule="auto"/>
      </w:pPr>
      <w:r>
        <w:separator/>
      </w:r>
    </w:p>
  </w:footnote>
  <w:footnote w:type="continuationSeparator" w:id="0">
    <w:p w:rsidR="002A258C" w:rsidRDefault="002A258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E98" w:rsidRPr="006E491C" w:rsidRDefault="007E4E98">
    <w:pPr>
      <w:ind w:left="120" w:right="-540" w:hanging="1020"/>
      <w:rPr>
        <w:color w:val="auto"/>
      </w:rPr>
    </w:pPr>
    <w:r w:rsidRPr="006E491C">
      <w:rPr>
        <w:i/>
        <w:color w:val="auto"/>
      </w:rPr>
      <w:t>Architecture Design of IoT anyware</w:t>
    </w:r>
  </w:p>
  <w:p w:rsidR="007E4E98" w:rsidRDefault="007E4E98">
    <w:pPr>
      <w:ind w:left="120" w:right="-540" w:hanging="102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12281"/>
    <w:multiLevelType w:val="multilevel"/>
    <w:tmpl w:val="EE4A12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895E1A"/>
    <w:multiLevelType w:val="multilevel"/>
    <w:tmpl w:val="94D2AB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6133A5C"/>
    <w:multiLevelType w:val="multilevel"/>
    <w:tmpl w:val="5464FA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72E1BF4"/>
    <w:multiLevelType w:val="multilevel"/>
    <w:tmpl w:val="24D8C0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95355CA"/>
    <w:multiLevelType w:val="multilevel"/>
    <w:tmpl w:val="C9F8DA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7E5DC1"/>
    <w:multiLevelType w:val="multilevel"/>
    <w:tmpl w:val="F6DE3F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C7E6E25"/>
    <w:multiLevelType w:val="multilevel"/>
    <w:tmpl w:val="B1D024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0E8E1E94"/>
    <w:multiLevelType w:val="multilevel"/>
    <w:tmpl w:val="A1747E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26F571A"/>
    <w:multiLevelType w:val="multilevel"/>
    <w:tmpl w:val="AD3684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4303B88"/>
    <w:multiLevelType w:val="multilevel"/>
    <w:tmpl w:val="01F212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5AB73D0"/>
    <w:multiLevelType w:val="multilevel"/>
    <w:tmpl w:val="97C02A5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15AD4FA2"/>
    <w:multiLevelType w:val="multilevel"/>
    <w:tmpl w:val="A3E89C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1E7C34D7"/>
    <w:multiLevelType w:val="multilevel"/>
    <w:tmpl w:val="C01CA0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3482BDC"/>
    <w:multiLevelType w:val="multilevel"/>
    <w:tmpl w:val="826A9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37867BD"/>
    <w:multiLevelType w:val="multilevel"/>
    <w:tmpl w:val="18DC2A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8DF3273"/>
    <w:multiLevelType w:val="multilevel"/>
    <w:tmpl w:val="351CD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DBD6537"/>
    <w:multiLevelType w:val="multilevel"/>
    <w:tmpl w:val="84AA06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48938D1"/>
    <w:multiLevelType w:val="multilevel"/>
    <w:tmpl w:val="C51C80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7B423F0"/>
    <w:multiLevelType w:val="multilevel"/>
    <w:tmpl w:val="E77038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81B2287"/>
    <w:multiLevelType w:val="multilevel"/>
    <w:tmpl w:val="BD2CC0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90C3550"/>
    <w:multiLevelType w:val="multilevel"/>
    <w:tmpl w:val="F0242B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CD57B20"/>
    <w:multiLevelType w:val="multilevel"/>
    <w:tmpl w:val="7EC616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3C7790C"/>
    <w:multiLevelType w:val="multilevel"/>
    <w:tmpl w:val="0FB86E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3DC147B"/>
    <w:multiLevelType w:val="multilevel"/>
    <w:tmpl w:val="CF6ACB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46FA295B"/>
    <w:multiLevelType w:val="multilevel"/>
    <w:tmpl w:val="A5ECD2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48E40638"/>
    <w:multiLevelType w:val="multilevel"/>
    <w:tmpl w:val="77AEDD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49904F10"/>
    <w:multiLevelType w:val="multilevel"/>
    <w:tmpl w:val="B088CE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4DE211EA"/>
    <w:multiLevelType w:val="multilevel"/>
    <w:tmpl w:val="E10652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E752308"/>
    <w:multiLevelType w:val="multilevel"/>
    <w:tmpl w:val="4156EF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4ED50A86"/>
    <w:multiLevelType w:val="multilevel"/>
    <w:tmpl w:val="E856E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502431D6"/>
    <w:multiLevelType w:val="multilevel"/>
    <w:tmpl w:val="15A81F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51C5367F"/>
    <w:multiLevelType w:val="hybridMultilevel"/>
    <w:tmpl w:val="B70241F0"/>
    <w:lvl w:ilvl="0" w:tplc="04090001">
      <w:start w:val="1"/>
      <w:numFmt w:val="bullet"/>
      <w:lvlText w:val=""/>
      <w:lvlJc w:val="left"/>
      <w:pPr>
        <w:ind w:left="1100" w:hanging="400"/>
      </w:pPr>
      <w:rPr>
        <w:rFonts w:ascii="Wingdings" w:hAnsi="Wingdings" w:hint="default"/>
      </w:rPr>
    </w:lvl>
    <w:lvl w:ilvl="1" w:tplc="04090003" w:tentative="1">
      <w:start w:val="1"/>
      <w:numFmt w:val="bullet"/>
      <w:lvlText w:val=""/>
      <w:lvlJc w:val="left"/>
      <w:pPr>
        <w:ind w:left="1500" w:hanging="400"/>
      </w:pPr>
      <w:rPr>
        <w:rFonts w:ascii="Wingdings" w:hAnsi="Wingdings" w:hint="default"/>
      </w:rPr>
    </w:lvl>
    <w:lvl w:ilvl="2" w:tplc="04090005" w:tentative="1">
      <w:start w:val="1"/>
      <w:numFmt w:val="bullet"/>
      <w:lvlText w:val=""/>
      <w:lvlJc w:val="left"/>
      <w:pPr>
        <w:ind w:left="1900" w:hanging="400"/>
      </w:pPr>
      <w:rPr>
        <w:rFonts w:ascii="Wingdings" w:hAnsi="Wingdings" w:hint="default"/>
      </w:rPr>
    </w:lvl>
    <w:lvl w:ilvl="3" w:tplc="04090001" w:tentative="1">
      <w:start w:val="1"/>
      <w:numFmt w:val="bullet"/>
      <w:lvlText w:val=""/>
      <w:lvlJc w:val="left"/>
      <w:pPr>
        <w:ind w:left="2300" w:hanging="400"/>
      </w:pPr>
      <w:rPr>
        <w:rFonts w:ascii="Wingdings" w:hAnsi="Wingdings" w:hint="default"/>
      </w:rPr>
    </w:lvl>
    <w:lvl w:ilvl="4" w:tplc="04090003" w:tentative="1">
      <w:start w:val="1"/>
      <w:numFmt w:val="bullet"/>
      <w:lvlText w:val=""/>
      <w:lvlJc w:val="left"/>
      <w:pPr>
        <w:ind w:left="2700" w:hanging="400"/>
      </w:pPr>
      <w:rPr>
        <w:rFonts w:ascii="Wingdings" w:hAnsi="Wingdings" w:hint="default"/>
      </w:rPr>
    </w:lvl>
    <w:lvl w:ilvl="5" w:tplc="04090005" w:tentative="1">
      <w:start w:val="1"/>
      <w:numFmt w:val="bullet"/>
      <w:lvlText w:val=""/>
      <w:lvlJc w:val="left"/>
      <w:pPr>
        <w:ind w:left="3100" w:hanging="400"/>
      </w:pPr>
      <w:rPr>
        <w:rFonts w:ascii="Wingdings" w:hAnsi="Wingdings" w:hint="default"/>
      </w:rPr>
    </w:lvl>
    <w:lvl w:ilvl="6" w:tplc="04090001" w:tentative="1">
      <w:start w:val="1"/>
      <w:numFmt w:val="bullet"/>
      <w:lvlText w:val=""/>
      <w:lvlJc w:val="left"/>
      <w:pPr>
        <w:ind w:left="3500" w:hanging="400"/>
      </w:pPr>
      <w:rPr>
        <w:rFonts w:ascii="Wingdings" w:hAnsi="Wingdings" w:hint="default"/>
      </w:rPr>
    </w:lvl>
    <w:lvl w:ilvl="7" w:tplc="04090003" w:tentative="1">
      <w:start w:val="1"/>
      <w:numFmt w:val="bullet"/>
      <w:lvlText w:val=""/>
      <w:lvlJc w:val="left"/>
      <w:pPr>
        <w:ind w:left="3900" w:hanging="400"/>
      </w:pPr>
      <w:rPr>
        <w:rFonts w:ascii="Wingdings" w:hAnsi="Wingdings" w:hint="default"/>
      </w:rPr>
    </w:lvl>
    <w:lvl w:ilvl="8" w:tplc="04090005" w:tentative="1">
      <w:start w:val="1"/>
      <w:numFmt w:val="bullet"/>
      <w:lvlText w:val=""/>
      <w:lvlJc w:val="left"/>
      <w:pPr>
        <w:ind w:left="4300" w:hanging="400"/>
      </w:pPr>
      <w:rPr>
        <w:rFonts w:ascii="Wingdings" w:hAnsi="Wingdings" w:hint="default"/>
      </w:rPr>
    </w:lvl>
  </w:abstractNum>
  <w:abstractNum w:abstractNumId="32">
    <w:nsid w:val="564265AC"/>
    <w:multiLevelType w:val="multilevel"/>
    <w:tmpl w:val="839C67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5D0D0ED8"/>
    <w:multiLevelType w:val="multilevel"/>
    <w:tmpl w:val="45E4A5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5D542388"/>
    <w:multiLevelType w:val="multilevel"/>
    <w:tmpl w:val="B48499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5EE82ABA"/>
    <w:multiLevelType w:val="multilevel"/>
    <w:tmpl w:val="B8926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617E64F1"/>
    <w:multiLevelType w:val="multilevel"/>
    <w:tmpl w:val="998AB7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6BE50805"/>
    <w:multiLevelType w:val="multilevel"/>
    <w:tmpl w:val="B6F20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D2E3CB6"/>
    <w:multiLevelType w:val="multilevel"/>
    <w:tmpl w:val="86EC7D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6F915314"/>
    <w:multiLevelType w:val="multilevel"/>
    <w:tmpl w:val="E36E7B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nsid w:val="71AE619D"/>
    <w:multiLevelType w:val="multilevel"/>
    <w:tmpl w:val="37E4AC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nsid w:val="71E364B8"/>
    <w:multiLevelType w:val="multilevel"/>
    <w:tmpl w:val="6414AC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76A27F4F"/>
    <w:multiLevelType w:val="multilevel"/>
    <w:tmpl w:val="A57E79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76D8062D"/>
    <w:multiLevelType w:val="multilevel"/>
    <w:tmpl w:val="1890BA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7BCA4EFC"/>
    <w:multiLevelType w:val="multilevel"/>
    <w:tmpl w:val="C3180F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7D481934"/>
    <w:multiLevelType w:val="multilevel"/>
    <w:tmpl w:val="2CA4FF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nsid w:val="7F6358AA"/>
    <w:multiLevelType w:val="multilevel"/>
    <w:tmpl w:val="6F0A59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FEA04AD"/>
    <w:multiLevelType w:val="multilevel"/>
    <w:tmpl w:val="3A2E6E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9"/>
  </w:num>
  <w:num w:numId="2">
    <w:abstractNumId w:val="4"/>
  </w:num>
  <w:num w:numId="3">
    <w:abstractNumId w:val="10"/>
  </w:num>
  <w:num w:numId="4">
    <w:abstractNumId w:val="32"/>
  </w:num>
  <w:num w:numId="5">
    <w:abstractNumId w:val="45"/>
  </w:num>
  <w:num w:numId="6">
    <w:abstractNumId w:val="11"/>
  </w:num>
  <w:num w:numId="7">
    <w:abstractNumId w:val="40"/>
  </w:num>
  <w:num w:numId="8">
    <w:abstractNumId w:val="3"/>
  </w:num>
  <w:num w:numId="9">
    <w:abstractNumId w:val="34"/>
  </w:num>
  <w:num w:numId="10">
    <w:abstractNumId w:val="15"/>
  </w:num>
  <w:num w:numId="11">
    <w:abstractNumId w:val="14"/>
  </w:num>
  <w:num w:numId="12">
    <w:abstractNumId w:val="47"/>
  </w:num>
  <w:num w:numId="13">
    <w:abstractNumId w:val="43"/>
  </w:num>
  <w:num w:numId="14">
    <w:abstractNumId w:val="39"/>
  </w:num>
  <w:num w:numId="15">
    <w:abstractNumId w:val="6"/>
  </w:num>
  <w:num w:numId="16">
    <w:abstractNumId w:val="16"/>
  </w:num>
  <w:num w:numId="17">
    <w:abstractNumId w:val="27"/>
  </w:num>
  <w:num w:numId="18">
    <w:abstractNumId w:val="36"/>
  </w:num>
  <w:num w:numId="19">
    <w:abstractNumId w:val="26"/>
  </w:num>
  <w:num w:numId="20">
    <w:abstractNumId w:val="24"/>
  </w:num>
  <w:num w:numId="21">
    <w:abstractNumId w:val="30"/>
  </w:num>
  <w:num w:numId="22">
    <w:abstractNumId w:val="0"/>
  </w:num>
  <w:num w:numId="23">
    <w:abstractNumId w:val="18"/>
  </w:num>
  <w:num w:numId="24">
    <w:abstractNumId w:val="8"/>
  </w:num>
  <w:num w:numId="25">
    <w:abstractNumId w:val="2"/>
  </w:num>
  <w:num w:numId="26">
    <w:abstractNumId w:val="13"/>
  </w:num>
  <w:num w:numId="27">
    <w:abstractNumId w:val="38"/>
  </w:num>
  <w:num w:numId="28">
    <w:abstractNumId w:val="29"/>
  </w:num>
  <w:num w:numId="29">
    <w:abstractNumId w:val="17"/>
  </w:num>
  <w:num w:numId="30">
    <w:abstractNumId w:val="28"/>
  </w:num>
  <w:num w:numId="31">
    <w:abstractNumId w:val="23"/>
  </w:num>
  <w:num w:numId="32">
    <w:abstractNumId w:val="44"/>
  </w:num>
  <w:num w:numId="33">
    <w:abstractNumId w:val="25"/>
  </w:num>
  <w:num w:numId="34">
    <w:abstractNumId w:val="20"/>
  </w:num>
  <w:num w:numId="35">
    <w:abstractNumId w:val="21"/>
  </w:num>
  <w:num w:numId="36">
    <w:abstractNumId w:val="19"/>
  </w:num>
  <w:num w:numId="37">
    <w:abstractNumId w:val="42"/>
  </w:num>
  <w:num w:numId="38">
    <w:abstractNumId w:val="37"/>
  </w:num>
  <w:num w:numId="39">
    <w:abstractNumId w:val="41"/>
  </w:num>
  <w:num w:numId="40">
    <w:abstractNumId w:val="33"/>
  </w:num>
  <w:num w:numId="41">
    <w:abstractNumId w:val="35"/>
  </w:num>
  <w:num w:numId="42">
    <w:abstractNumId w:val="1"/>
  </w:num>
  <w:num w:numId="43">
    <w:abstractNumId w:val="46"/>
  </w:num>
  <w:num w:numId="44">
    <w:abstractNumId w:val="7"/>
  </w:num>
  <w:num w:numId="45">
    <w:abstractNumId w:val="12"/>
  </w:num>
  <w:num w:numId="46">
    <w:abstractNumId w:val="5"/>
  </w:num>
  <w:num w:numId="47">
    <w:abstractNumId w:val="22"/>
  </w:num>
  <w:num w:numId="48">
    <w:abstractNumId w:val="3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이장수/책임연구원/MC 연구소 D2실 9팀 2파트(jangsu.lee@lge.com)">
    <w15:presenceInfo w15:providerId="AD" w15:userId="S-1-5-21-2543426832-1914326140-3112152631-918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B8D"/>
    <w:rsid w:val="00001ABE"/>
    <w:rsid w:val="00027B02"/>
    <w:rsid w:val="00057A50"/>
    <w:rsid w:val="00083776"/>
    <w:rsid w:val="000844B7"/>
    <w:rsid w:val="000A6B92"/>
    <w:rsid w:val="000B1DED"/>
    <w:rsid w:val="000B3070"/>
    <w:rsid w:val="000C7D28"/>
    <w:rsid w:val="000E732E"/>
    <w:rsid w:val="00113CC7"/>
    <w:rsid w:val="001164CD"/>
    <w:rsid w:val="00157938"/>
    <w:rsid w:val="00166B32"/>
    <w:rsid w:val="001B647F"/>
    <w:rsid w:val="001C7FE8"/>
    <w:rsid w:val="001D0099"/>
    <w:rsid w:val="001E2250"/>
    <w:rsid w:val="002209D0"/>
    <w:rsid w:val="0023539C"/>
    <w:rsid w:val="00235A9F"/>
    <w:rsid w:val="00274022"/>
    <w:rsid w:val="00275875"/>
    <w:rsid w:val="002A258C"/>
    <w:rsid w:val="002B202D"/>
    <w:rsid w:val="002F1C47"/>
    <w:rsid w:val="00322E30"/>
    <w:rsid w:val="003705D0"/>
    <w:rsid w:val="003B248A"/>
    <w:rsid w:val="003B4720"/>
    <w:rsid w:val="0040268D"/>
    <w:rsid w:val="004309A0"/>
    <w:rsid w:val="0044454B"/>
    <w:rsid w:val="004656D8"/>
    <w:rsid w:val="00483E36"/>
    <w:rsid w:val="004E12A4"/>
    <w:rsid w:val="00516D8E"/>
    <w:rsid w:val="00522138"/>
    <w:rsid w:val="005258D3"/>
    <w:rsid w:val="00545A26"/>
    <w:rsid w:val="005867CC"/>
    <w:rsid w:val="00597FF2"/>
    <w:rsid w:val="005B0240"/>
    <w:rsid w:val="005B6EFF"/>
    <w:rsid w:val="005D5028"/>
    <w:rsid w:val="005D79FD"/>
    <w:rsid w:val="006138A5"/>
    <w:rsid w:val="006769CA"/>
    <w:rsid w:val="006901C3"/>
    <w:rsid w:val="00696761"/>
    <w:rsid w:val="006C14BB"/>
    <w:rsid w:val="006E491C"/>
    <w:rsid w:val="00713175"/>
    <w:rsid w:val="00764346"/>
    <w:rsid w:val="007677C0"/>
    <w:rsid w:val="00770EB5"/>
    <w:rsid w:val="00790D4B"/>
    <w:rsid w:val="007E4E98"/>
    <w:rsid w:val="00832785"/>
    <w:rsid w:val="008613AC"/>
    <w:rsid w:val="00866E03"/>
    <w:rsid w:val="00892D31"/>
    <w:rsid w:val="008E7B00"/>
    <w:rsid w:val="00932C05"/>
    <w:rsid w:val="00936914"/>
    <w:rsid w:val="009B1E8D"/>
    <w:rsid w:val="009B3347"/>
    <w:rsid w:val="009B3493"/>
    <w:rsid w:val="009C5348"/>
    <w:rsid w:val="009F3DEB"/>
    <w:rsid w:val="009F4F9D"/>
    <w:rsid w:val="00A23285"/>
    <w:rsid w:val="00A430CC"/>
    <w:rsid w:val="00A541D2"/>
    <w:rsid w:val="00A74319"/>
    <w:rsid w:val="00A90290"/>
    <w:rsid w:val="00A9671E"/>
    <w:rsid w:val="00AE1D6B"/>
    <w:rsid w:val="00AE2DCF"/>
    <w:rsid w:val="00B00B4F"/>
    <w:rsid w:val="00B25CE4"/>
    <w:rsid w:val="00B3352D"/>
    <w:rsid w:val="00B34A7B"/>
    <w:rsid w:val="00B4265D"/>
    <w:rsid w:val="00B946BE"/>
    <w:rsid w:val="00BA2BEC"/>
    <w:rsid w:val="00BF788A"/>
    <w:rsid w:val="00C34D89"/>
    <w:rsid w:val="00C72F63"/>
    <w:rsid w:val="00CE180D"/>
    <w:rsid w:val="00D02348"/>
    <w:rsid w:val="00D07D11"/>
    <w:rsid w:val="00D27662"/>
    <w:rsid w:val="00D61DFB"/>
    <w:rsid w:val="00D75CE0"/>
    <w:rsid w:val="00D77591"/>
    <w:rsid w:val="00D937FE"/>
    <w:rsid w:val="00DA5226"/>
    <w:rsid w:val="00DD7E54"/>
    <w:rsid w:val="00DE6E89"/>
    <w:rsid w:val="00DF02D4"/>
    <w:rsid w:val="00DF0BD8"/>
    <w:rsid w:val="00DF3059"/>
    <w:rsid w:val="00E12A38"/>
    <w:rsid w:val="00E168EF"/>
    <w:rsid w:val="00E30F0B"/>
    <w:rsid w:val="00E550F4"/>
    <w:rsid w:val="00E63AC1"/>
    <w:rsid w:val="00F0208E"/>
    <w:rsid w:val="00F1406B"/>
    <w:rsid w:val="00F31CDD"/>
    <w:rsid w:val="00F42B8D"/>
    <w:rsid w:val="00F723DF"/>
    <w:rsid w:val="00F7374B"/>
    <w:rsid w:val="00F81E3F"/>
    <w:rsid w:val="00FA1447"/>
    <w:rsid w:val="00FA1CE9"/>
    <w:rsid w:val="00FC34A6"/>
    <w:rsid w:val="00FC694F"/>
    <w:rsid w:val="00FF5E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1373696-B47C-41CA-A559-BDFBBACF5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EastAsia" w:hAnsi="Arial" w:cs="Arial"/>
        <w:color w:val="000000"/>
        <w:sz w:val="22"/>
        <w:szCs w:val="22"/>
        <w:lang w:val="en-US"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E550F4"/>
  </w:style>
  <w:style w:type="paragraph" w:styleId="1">
    <w:name w:val="heading 1"/>
    <w:basedOn w:val="a"/>
    <w:next w:val="a"/>
    <w:rsid w:val="00E550F4"/>
    <w:pPr>
      <w:keepNext/>
      <w:keepLines/>
      <w:spacing w:before="200"/>
      <w:contextualSpacing/>
      <w:outlineLvl w:val="0"/>
    </w:pPr>
    <w:rPr>
      <w:rFonts w:ascii="Trebuchet MS" w:eastAsia="Trebuchet MS" w:hAnsi="Trebuchet MS" w:cs="Trebuchet MS"/>
      <w:sz w:val="32"/>
      <w:szCs w:val="32"/>
    </w:rPr>
  </w:style>
  <w:style w:type="paragraph" w:styleId="2">
    <w:name w:val="heading 2"/>
    <w:basedOn w:val="a"/>
    <w:next w:val="a"/>
    <w:rsid w:val="00E550F4"/>
    <w:pPr>
      <w:keepNext/>
      <w:keepLines/>
      <w:spacing w:before="200"/>
      <w:contextualSpacing/>
      <w:outlineLvl w:val="1"/>
    </w:pPr>
    <w:rPr>
      <w:rFonts w:ascii="Trebuchet MS" w:eastAsia="Trebuchet MS" w:hAnsi="Trebuchet MS" w:cs="Trebuchet MS"/>
      <w:b/>
      <w:sz w:val="26"/>
      <w:szCs w:val="26"/>
    </w:rPr>
  </w:style>
  <w:style w:type="paragraph" w:styleId="3">
    <w:name w:val="heading 3"/>
    <w:basedOn w:val="a"/>
    <w:next w:val="a"/>
    <w:rsid w:val="00E550F4"/>
    <w:pPr>
      <w:keepNext/>
      <w:keepLines/>
      <w:spacing w:before="160"/>
      <w:contextualSpacing/>
      <w:outlineLvl w:val="2"/>
    </w:pPr>
    <w:rPr>
      <w:rFonts w:ascii="Trebuchet MS" w:eastAsia="Trebuchet MS" w:hAnsi="Trebuchet MS" w:cs="Trebuchet MS"/>
      <w:b/>
      <w:color w:val="666666"/>
      <w:sz w:val="24"/>
      <w:szCs w:val="24"/>
    </w:rPr>
  </w:style>
  <w:style w:type="paragraph" w:styleId="4">
    <w:name w:val="heading 4"/>
    <w:basedOn w:val="a"/>
    <w:next w:val="a"/>
    <w:rsid w:val="00E550F4"/>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a"/>
    <w:next w:val="a"/>
    <w:rsid w:val="00E550F4"/>
    <w:pPr>
      <w:keepNext/>
      <w:keepLines/>
      <w:spacing w:before="160"/>
      <w:contextualSpacing/>
      <w:outlineLvl w:val="4"/>
    </w:pPr>
    <w:rPr>
      <w:rFonts w:ascii="Trebuchet MS" w:eastAsia="Trebuchet MS" w:hAnsi="Trebuchet MS" w:cs="Trebuchet MS"/>
      <w:color w:val="666666"/>
    </w:rPr>
  </w:style>
  <w:style w:type="paragraph" w:styleId="6">
    <w:name w:val="heading 6"/>
    <w:basedOn w:val="a"/>
    <w:next w:val="a"/>
    <w:rsid w:val="00E550F4"/>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rsid w:val="00E550F4"/>
    <w:tblPr>
      <w:tblCellMar>
        <w:top w:w="0" w:type="dxa"/>
        <w:left w:w="0" w:type="dxa"/>
        <w:bottom w:w="0" w:type="dxa"/>
        <w:right w:w="0" w:type="dxa"/>
      </w:tblCellMar>
    </w:tblPr>
  </w:style>
  <w:style w:type="paragraph" w:styleId="a3">
    <w:name w:val="Title"/>
    <w:basedOn w:val="a"/>
    <w:next w:val="a"/>
    <w:rsid w:val="00E550F4"/>
    <w:pPr>
      <w:keepNext/>
      <w:keepLines/>
      <w:contextualSpacing/>
    </w:pPr>
    <w:rPr>
      <w:rFonts w:ascii="Trebuchet MS" w:eastAsia="Trebuchet MS" w:hAnsi="Trebuchet MS" w:cs="Trebuchet MS"/>
      <w:sz w:val="42"/>
      <w:szCs w:val="42"/>
    </w:rPr>
  </w:style>
  <w:style w:type="paragraph" w:styleId="a4">
    <w:name w:val="Subtitle"/>
    <w:basedOn w:val="a"/>
    <w:next w:val="a"/>
    <w:rsid w:val="00E550F4"/>
    <w:pPr>
      <w:keepNext/>
      <w:keepLines/>
      <w:spacing w:after="200"/>
      <w:contextualSpacing/>
    </w:pPr>
    <w:rPr>
      <w:rFonts w:ascii="Trebuchet MS" w:eastAsia="Trebuchet MS" w:hAnsi="Trebuchet MS" w:cs="Trebuchet MS"/>
      <w:i/>
      <w:color w:val="666666"/>
      <w:sz w:val="26"/>
      <w:szCs w:val="26"/>
    </w:rPr>
  </w:style>
  <w:style w:type="table" w:customStyle="1" w:styleId="a5">
    <w:basedOn w:val="TableNormal"/>
    <w:rsid w:val="00E550F4"/>
    <w:tblPr>
      <w:tblStyleRowBandSize w:val="1"/>
      <w:tblStyleColBandSize w:val="1"/>
    </w:tblPr>
  </w:style>
  <w:style w:type="table" w:customStyle="1" w:styleId="a6">
    <w:basedOn w:val="TableNormal"/>
    <w:rsid w:val="00E550F4"/>
    <w:tblPr>
      <w:tblStyleRowBandSize w:val="1"/>
      <w:tblStyleColBandSize w:val="1"/>
    </w:tblPr>
  </w:style>
  <w:style w:type="table" w:customStyle="1" w:styleId="a7">
    <w:basedOn w:val="TableNormal"/>
    <w:rsid w:val="00E550F4"/>
    <w:pPr>
      <w:spacing w:line="240" w:lineRule="auto"/>
    </w:pPr>
    <w:tblPr>
      <w:tblStyleRowBandSize w:val="1"/>
      <w:tblStyleColBandSize w:val="1"/>
      <w:tblCellMar>
        <w:left w:w="115" w:type="dxa"/>
        <w:right w:w="115" w:type="dxa"/>
      </w:tblCellMar>
    </w:tblPr>
  </w:style>
  <w:style w:type="table" w:customStyle="1" w:styleId="a8">
    <w:basedOn w:val="TableNormal"/>
    <w:rsid w:val="00E550F4"/>
    <w:pPr>
      <w:spacing w:line="240" w:lineRule="auto"/>
    </w:pPr>
    <w:tblPr>
      <w:tblStyleRowBandSize w:val="1"/>
      <w:tblStyleColBandSize w:val="1"/>
      <w:tblCellMar>
        <w:left w:w="115" w:type="dxa"/>
        <w:right w:w="115" w:type="dxa"/>
      </w:tblCellMar>
    </w:tblPr>
  </w:style>
  <w:style w:type="table" w:customStyle="1" w:styleId="a9">
    <w:basedOn w:val="TableNormal"/>
    <w:rsid w:val="00E550F4"/>
    <w:pPr>
      <w:spacing w:line="240" w:lineRule="auto"/>
    </w:pPr>
    <w:tblPr>
      <w:tblStyleRowBandSize w:val="1"/>
      <w:tblStyleColBandSize w:val="1"/>
      <w:tblCellMar>
        <w:left w:w="115" w:type="dxa"/>
        <w:right w:w="115" w:type="dxa"/>
      </w:tblCellMar>
    </w:tblPr>
  </w:style>
  <w:style w:type="table" w:customStyle="1" w:styleId="aa">
    <w:basedOn w:val="TableNormal"/>
    <w:rsid w:val="00E550F4"/>
    <w:pPr>
      <w:spacing w:line="240" w:lineRule="auto"/>
    </w:pPr>
    <w:tblPr>
      <w:tblStyleRowBandSize w:val="1"/>
      <w:tblStyleColBandSize w:val="1"/>
      <w:tblCellMar>
        <w:left w:w="115" w:type="dxa"/>
        <w:right w:w="115" w:type="dxa"/>
      </w:tblCellMar>
    </w:tblPr>
  </w:style>
  <w:style w:type="table" w:customStyle="1" w:styleId="ab">
    <w:basedOn w:val="TableNormal"/>
    <w:rsid w:val="00E550F4"/>
    <w:pPr>
      <w:spacing w:line="240" w:lineRule="auto"/>
    </w:pPr>
    <w:tblPr>
      <w:tblStyleRowBandSize w:val="1"/>
      <w:tblStyleColBandSize w:val="1"/>
      <w:tblCellMar>
        <w:left w:w="115" w:type="dxa"/>
        <w:right w:w="115" w:type="dxa"/>
      </w:tblCellMar>
    </w:tblPr>
  </w:style>
  <w:style w:type="table" w:customStyle="1" w:styleId="ac">
    <w:basedOn w:val="TableNormal"/>
    <w:rsid w:val="00E550F4"/>
    <w:pPr>
      <w:spacing w:line="240" w:lineRule="auto"/>
    </w:pPr>
    <w:tblPr>
      <w:tblStyleRowBandSize w:val="1"/>
      <w:tblStyleColBandSize w:val="1"/>
      <w:tblCellMar>
        <w:left w:w="115" w:type="dxa"/>
        <w:right w:w="115" w:type="dxa"/>
      </w:tblCellMar>
    </w:tblPr>
  </w:style>
  <w:style w:type="table" w:customStyle="1" w:styleId="ad">
    <w:basedOn w:val="TableNormal"/>
    <w:rsid w:val="00E550F4"/>
    <w:pPr>
      <w:spacing w:line="240" w:lineRule="auto"/>
    </w:pPr>
    <w:tblPr>
      <w:tblStyleRowBandSize w:val="1"/>
      <w:tblStyleColBandSize w:val="1"/>
      <w:tblCellMar>
        <w:left w:w="115" w:type="dxa"/>
        <w:right w:w="115" w:type="dxa"/>
      </w:tblCellMar>
    </w:tblPr>
  </w:style>
  <w:style w:type="table" w:customStyle="1" w:styleId="ae">
    <w:basedOn w:val="TableNormal"/>
    <w:rsid w:val="00E550F4"/>
    <w:pPr>
      <w:spacing w:line="240" w:lineRule="auto"/>
    </w:pPr>
    <w:tblPr>
      <w:tblStyleRowBandSize w:val="1"/>
      <w:tblStyleColBandSize w:val="1"/>
      <w:tblCellMar>
        <w:left w:w="115" w:type="dxa"/>
        <w:right w:w="115" w:type="dxa"/>
      </w:tblCellMar>
    </w:tblPr>
  </w:style>
  <w:style w:type="table" w:customStyle="1" w:styleId="af">
    <w:basedOn w:val="TableNormal"/>
    <w:rsid w:val="00E550F4"/>
    <w:pPr>
      <w:spacing w:line="240" w:lineRule="auto"/>
    </w:pPr>
    <w:tblPr>
      <w:tblStyleRowBandSize w:val="1"/>
      <w:tblStyleColBandSize w:val="1"/>
      <w:tblCellMar>
        <w:left w:w="115" w:type="dxa"/>
        <w:right w:w="115" w:type="dxa"/>
      </w:tblCellMar>
    </w:tblPr>
  </w:style>
  <w:style w:type="table" w:customStyle="1" w:styleId="af0">
    <w:basedOn w:val="TableNormal"/>
    <w:rsid w:val="00E550F4"/>
    <w:tblPr>
      <w:tblStyleRowBandSize w:val="1"/>
      <w:tblStyleColBandSize w:val="1"/>
      <w:tblCellMar>
        <w:top w:w="15" w:type="dxa"/>
        <w:left w:w="15" w:type="dxa"/>
        <w:bottom w:w="15" w:type="dxa"/>
        <w:right w:w="15" w:type="dxa"/>
      </w:tblCellMar>
    </w:tblPr>
  </w:style>
  <w:style w:type="table" w:customStyle="1" w:styleId="af1">
    <w:basedOn w:val="TableNormal"/>
    <w:rsid w:val="00E550F4"/>
    <w:tblPr>
      <w:tblStyleRowBandSize w:val="1"/>
      <w:tblStyleColBandSize w:val="1"/>
      <w:tblCellMar>
        <w:top w:w="15" w:type="dxa"/>
        <w:left w:w="15" w:type="dxa"/>
        <w:bottom w:w="15" w:type="dxa"/>
        <w:right w:w="15" w:type="dxa"/>
      </w:tblCellMar>
    </w:tblPr>
  </w:style>
  <w:style w:type="table" w:customStyle="1" w:styleId="af2">
    <w:basedOn w:val="TableNormal"/>
    <w:rsid w:val="00E550F4"/>
    <w:pPr>
      <w:contextualSpacing/>
    </w:pPr>
    <w:tblPr>
      <w:tblStyleRowBandSize w:val="1"/>
      <w:tblStyleColBandSize w:val="1"/>
      <w:tblCellMar>
        <w:left w:w="115" w:type="dxa"/>
        <w:right w:w="115" w:type="dxa"/>
      </w:tblCellMar>
    </w:tblPr>
  </w:style>
  <w:style w:type="table" w:customStyle="1" w:styleId="af3">
    <w:basedOn w:val="TableNormal"/>
    <w:rsid w:val="00E550F4"/>
    <w:pPr>
      <w:spacing w:line="240" w:lineRule="auto"/>
    </w:pPr>
    <w:tblPr>
      <w:tblStyleRowBandSize w:val="1"/>
      <w:tblStyleColBandSize w:val="1"/>
      <w:tblCellMar>
        <w:left w:w="115" w:type="dxa"/>
        <w:right w:w="115" w:type="dxa"/>
      </w:tblCellMar>
    </w:tblPr>
  </w:style>
  <w:style w:type="table" w:customStyle="1" w:styleId="af4">
    <w:basedOn w:val="TableNormal"/>
    <w:rsid w:val="00E550F4"/>
    <w:pPr>
      <w:spacing w:line="240" w:lineRule="auto"/>
    </w:pPr>
    <w:tblPr>
      <w:tblStyleRowBandSize w:val="1"/>
      <w:tblStyleColBandSize w:val="1"/>
      <w:tblCellMar>
        <w:left w:w="115" w:type="dxa"/>
        <w:right w:w="115" w:type="dxa"/>
      </w:tblCellMar>
    </w:tblPr>
  </w:style>
  <w:style w:type="table" w:customStyle="1" w:styleId="af5">
    <w:basedOn w:val="TableNormal"/>
    <w:rsid w:val="00E550F4"/>
    <w:tblPr>
      <w:tblStyleRowBandSize w:val="1"/>
      <w:tblStyleColBandSize w:val="1"/>
    </w:tblPr>
  </w:style>
  <w:style w:type="table" w:customStyle="1" w:styleId="af6">
    <w:basedOn w:val="TableNormal"/>
    <w:rsid w:val="00E550F4"/>
    <w:tblPr>
      <w:tblStyleRowBandSize w:val="1"/>
      <w:tblStyleColBandSize w:val="1"/>
    </w:tblPr>
  </w:style>
  <w:style w:type="table" w:customStyle="1" w:styleId="af7">
    <w:basedOn w:val="TableNormal"/>
    <w:rsid w:val="00E550F4"/>
    <w:tblPr>
      <w:tblStyleRowBandSize w:val="1"/>
      <w:tblStyleColBandSize w:val="1"/>
    </w:tblPr>
  </w:style>
  <w:style w:type="table" w:customStyle="1" w:styleId="af8">
    <w:basedOn w:val="TableNormal"/>
    <w:rsid w:val="00E550F4"/>
    <w:tblPr>
      <w:tblStyleRowBandSize w:val="1"/>
      <w:tblStyleColBandSize w:val="1"/>
    </w:tblPr>
  </w:style>
  <w:style w:type="table" w:customStyle="1" w:styleId="af9">
    <w:basedOn w:val="TableNormal"/>
    <w:rsid w:val="00E550F4"/>
    <w:tblPr>
      <w:tblStyleRowBandSize w:val="1"/>
      <w:tblStyleColBandSize w:val="1"/>
    </w:tblPr>
  </w:style>
  <w:style w:type="table" w:customStyle="1" w:styleId="afa">
    <w:basedOn w:val="TableNormal"/>
    <w:rsid w:val="00E550F4"/>
    <w:tblPr>
      <w:tblStyleRowBandSize w:val="1"/>
      <w:tblStyleColBandSize w:val="1"/>
    </w:tblPr>
  </w:style>
  <w:style w:type="table" w:customStyle="1" w:styleId="afb">
    <w:basedOn w:val="TableNormal"/>
    <w:rsid w:val="00E550F4"/>
    <w:tblPr>
      <w:tblStyleRowBandSize w:val="1"/>
      <w:tblStyleColBandSize w:val="1"/>
    </w:tblPr>
  </w:style>
  <w:style w:type="table" w:customStyle="1" w:styleId="afc">
    <w:basedOn w:val="TableNormal"/>
    <w:rsid w:val="00E550F4"/>
    <w:tblPr>
      <w:tblStyleRowBandSize w:val="1"/>
      <w:tblStyleColBandSize w:val="1"/>
    </w:tblPr>
  </w:style>
  <w:style w:type="table" w:customStyle="1" w:styleId="afd">
    <w:basedOn w:val="TableNormal"/>
    <w:rsid w:val="00E550F4"/>
    <w:tblPr>
      <w:tblStyleRowBandSize w:val="1"/>
      <w:tblStyleColBandSize w:val="1"/>
    </w:tblPr>
  </w:style>
  <w:style w:type="table" w:customStyle="1" w:styleId="afe">
    <w:basedOn w:val="TableNormal"/>
    <w:rsid w:val="00E550F4"/>
    <w:tblPr>
      <w:tblStyleRowBandSize w:val="1"/>
      <w:tblStyleColBandSize w:val="1"/>
    </w:tblPr>
  </w:style>
  <w:style w:type="table" w:customStyle="1" w:styleId="aff">
    <w:basedOn w:val="TableNormal"/>
    <w:rsid w:val="00E550F4"/>
    <w:tblPr>
      <w:tblStyleRowBandSize w:val="1"/>
      <w:tblStyleColBandSize w:val="1"/>
    </w:tblPr>
  </w:style>
  <w:style w:type="table" w:customStyle="1" w:styleId="aff0">
    <w:basedOn w:val="TableNormal"/>
    <w:rsid w:val="00E550F4"/>
    <w:tblPr>
      <w:tblStyleRowBandSize w:val="1"/>
      <w:tblStyleColBandSize w:val="1"/>
    </w:tblPr>
  </w:style>
  <w:style w:type="table" w:customStyle="1" w:styleId="aff1">
    <w:basedOn w:val="TableNormal"/>
    <w:rsid w:val="00E550F4"/>
    <w:tblPr>
      <w:tblStyleRowBandSize w:val="1"/>
      <w:tblStyleColBandSize w:val="1"/>
    </w:tblPr>
  </w:style>
  <w:style w:type="table" w:customStyle="1" w:styleId="aff2">
    <w:basedOn w:val="TableNormal"/>
    <w:rsid w:val="00E550F4"/>
    <w:tblPr>
      <w:tblStyleRowBandSize w:val="1"/>
      <w:tblStyleColBandSize w:val="1"/>
    </w:tblPr>
  </w:style>
  <w:style w:type="table" w:customStyle="1" w:styleId="aff3">
    <w:basedOn w:val="TableNormal"/>
    <w:rsid w:val="00E550F4"/>
    <w:tblPr>
      <w:tblStyleRowBandSize w:val="1"/>
      <w:tblStyleColBandSize w:val="1"/>
    </w:tblPr>
  </w:style>
  <w:style w:type="table" w:customStyle="1" w:styleId="aff4">
    <w:basedOn w:val="TableNormal"/>
    <w:rsid w:val="00E550F4"/>
    <w:tblPr>
      <w:tblStyleRowBandSize w:val="1"/>
      <w:tblStyleColBandSize w:val="1"/>
    </w:tblPr>
  </w:style>
  <w:style w:type="table" w:customStyle="1" w:styleId="aff5">
    <w:basedOn w:val="TableNormal"/>
    <w:rsid w:val="00E550F4"/>
    <w:tblPr>
      <w:tblStyleRowBandSize w:val="1"/>
      <w:tblStyleColBandSize w:val="1"/>
    </w:tblPr>
  </w:style>
  <w:style w:type="table" w:customStyle="1" w:styleId="aff6">
    <w:basedOn w:val="TableNormal"/>
    <w:rsid w:val="00E550F4"/>
    <w:tblPr>
      <w:tblStyleRowBandSize w:val="1"/>
      <w:tblStyleColBandSize w:val="1"/>
    </w:tblPr>
  </w:style>
  <w:style w:type="table" w:customStyle="1" w:styleId="aff7">
    <w:basedOn w:val="TableNormal"/>
    <w:rsid w:val="00E550F4"/>
    <w:tblPr>
      <w:tblStyleRowBandSize w:val="1"/>
      <w:tblStyleColBandSize w:val="1"/>
    </w:tblPr>
  </w:style>
  <w:style w:type="table" w:customStyle="1" w:styleId="aff8">
    <w:basedOn w:val="TableNormal"/>
    <w:rsid w:val="00E550F4"/>
    <w:tblPr>
      <w:tblStyleRowBandSize w:val="1"/>
      <w:tblStyleColBandSize w:val="1"/>
    </w:tblPr>
  </w:style>
  <w:style w:type="table" w:customStyle="1" w:styleId="aff9">
    <w:basedOn w:val="TableNormal"/>
    <w:rsid w:val="00E550F4"/>
    <w:tblPr>
      <w:tblStyleRowBandSize w:val="1"/>
      <w:tblStyleColBandSize w:val="1"/>
    </w:tblPr>
  </w:style>
  <w:style w:type="table" w:customStyle="1" w:styleId="affa">
    <w:basedOn w:val="TableNormal"/>
    <w:rsid w:val="00E550F4"/>
    <w:tblPr>
      <w:tblStyleRowBandSize w:val="1"/>
      <w:tblStyleColBandSize w:val="1"/>
    </w:tblPr>
  </w:style>
  <w:style w:type="table" w:customStyle="1" w:styleId="affb">
    <w:basedOn w:val="TableNormal"/>
    <w:rsid w:val="00E550F4"/>
    <w:tblPr>
      <w:tblStyleRowBandSize w:val="1"/>
      <w:tblStyleColBandSize w:val="1"/>
    </w:tblPr>
  </w:style>
  <w:style w:type="table" w:customStyle="1" w:styleId="affc">
    <w:basedOn w:val="TableNormal"/>
    <w:rsid w:val="00E550F4"/>
    <w:tblPr>
      <w:tblStyleRowBandSize w:val="1"/>
      <w:tblStyleColBandSize w:val="1"/>
    </w:tblPr>
  </w:style>
  <w:style w:type="table" w:customStyle="1" w:styleId="affd">
    <w:basedOn w:val="TableNormal"/>
    <w:rsid w:val="00E550F4"/>
    <w:tblPr>
      <w:tblStyleRowBandSize w:val="1"/>
      <w:tblStyleColBandSize w:val="1"/>
    </w:tblPr>
  </w:style>
  <w:style w:type="table" w:customStyle="1" w:styleId="affe">
    <w:basedOn w:val="TableNormal"/>
    <w:rsid w:val="00E550F4"/>
    <w:tblPr>
      <w:tblStyleRowBandSize w:val="1"/>
      <w:tblStyleColBandSize w:val="1"/>
    </w:tblPr>
  </w:style>
  <w:style w:type="table" w:customStyle="1" w:styleId="afff">
    <w:basedOn w:val="TableNormal"/>
    <w:rsid w:val="00E550F4"/>
    <w:tblPr>
      <w:tblStyleRowBandSize w:val="1"/>
      <w:tblStyleColBandSize w:val="1"/>
    </w:tblPr>
  </w:style>
  <w:style w:type="table" w:customStyle="1" w:styleId="afff0">
    <w:basedOn w:val="TableNormal"/>
    <w:rsid w:val="00E550F4"/>
    <w:tblPr>
      <w:tblStyleRowBandSize w:val="1"/>
      <w:tblStyleColBandSize w:val="1"/>
    </w:tblPr>
  </w:style>
  <w:style w:type="table" w:customStyle="1" w:styleId="afff1">
    <w:basedOn w:val="TableNormal"/>
    <w:rsid w:val="00E550F4"/>
    <w:tblPr>
      <w:tblStyleRowBandSize w:val="1"/>
      <w:tblStyleColBandSize w:val="1"/>
    </w:tblPr>
  </w:style>
  <w:style w:type="table" w:customStyle="1" w:styleId="afff2">
    <w:basedOn w:val="TableNormal"/>
    <w:rsid w:val="00E550F4"/>
    <w:tblPr>
      <w:tblStyleRowBandSize w:val="1"/>
      <w:tblStyleColBandSize w:val="1"/>
    </w:tblPr>
  </w:style>
  <w:style w:type="table" w:customStyle="1" w:styleId="afff3">
    <w:basedOn w:val="TableNormal"/>
    <w:rsid w:val="00E550F4"/>
    <w:tblPr>
      <w:tblStyleRowBandSize w:val="1"/>
      <w:tblStyleColBandSize w:val="1"/>
    </w:tblPr>
  </w:style>
  <w:style w:type="table" w:customStyle="1" w:styleId="afff4">
    <w:basedOn w:val="TableNormal"/>
    <w:rsid w:val="00E550F4"/>
    <w:tblPr>
      <w:tblStyleRowBandSize w:val="1"/>
      <w:tblStyleColBandSize w:val="1"/>
    </w:tblPr>
  </w:style>
  <w:style w:type="table" w:customStyle="1" w:styleId="afff5">
    <w:basedOn w:val="TableNormal"/>
    <w:rsid w:val="00E550F4"/>
    <w:tblPr>
      <w:tblStyleRowBandSize w:val="1"/>
      <w:tblStyleColBandSize w:val="1"/>
    </w:tblPr>
  </w:style>
  <w:style w:type="paragraph" w:styleId="afff6">
    <w:name w:val="header"/>
    <w:basedOn w:val="a"/>
    <w:link w:val="Char"/>
    <w:uiPriority w:val="99"/>
    <w:unhideWhenUsed/>
    <w:rsid w:val="006E491C"/>
    <w:pPr>
      <w:tabs>
        <w:tab w:val="center" w:pos="4513"/>
        <w:tab w:val="right" w:pos="9026"/>
      </w:tabs>
      <w:snapToGrid w:val="0"/>
    </w:pPr>
  </w:style>
  <w:style w:type="character" w:customStyle="1" w:styleId="Char">
    <w:name w:val="머리글 Char"/>
    <w:basedOn w:val="a0"/>
    <w:link w:val="afff6"/>
    <w:uiPriority w:val="99"/>
    <w:rsid w:val="006E491C"/>
  </w:style>
  <w:style w:type="paragraph" w:styleId="afff7">
    <w:name w:val="footer"/>
    <w:basedOn w:val="a"/>
    <w:link w:val="Char0"/>
    <w:uiPriority w:val="99"/>
    <w:unhideWhenUsed/>
    <w:rsid w:val="006E491C"/>
    <w:pPr>
      <w:tabs>
        <w:tab w:val="center" w:pos="4513"/>
        <w:tab w:val="right" w:pos="9026"/>
      </w:tabs>
      <w:snapToGrid w:val="0"/>
    </w:pPr>
  </w:style>
  <w:style w:type="character" w:customStyle="1" w:styleId="Char0">
    <w:name w:val="바닥글 Char"/>
    <w:basedOn w:val="a0"/>
    <w:link w:val="afff7"/>
    <w:uiPriority w:val="99"/>
    <w:rsid w:val="006E491C"/>
  </w:style>
  <w:style w:type="paragraph" w:styleId="TOC">
    <w:name w:val="TOC Heading"/>
    <w:basedOn w:val="1"/>
    <w:next w:val="a"/>
    <w:uiPriority w:val="39"/>
    <w:unhideWhenUsed/>
    <w:qFormat/>
    <w:rsid w:val="006E491C"/>
    <w:pPr>
      <w:spacing w:before="240" w:line="259" w:lineRule="auto"/>
      <w:contextualSpacing w:val="0"/>
      <w:outlineLvl w:val="9"/>
    </w:pPr>
    <w:rPr>
      <w:rFonts w:asciiTheme="majorHAnsi" w:eastAsiaTheme="majorEastAsia" w:hAnsiTheme="majorHAnsi" w:cstheme="majorBidi"/>
      <w:color w:val="2E74B5" w:themeColor="accent1" w:themeShade="BF"/>
    </w:rPr>
  </w:style>
  <w:style w:type="paragraph" w:styleId="20">
    <w:name w:val="toc 2"/>
    <w:basedOn w:val="a"/>
    <w:next w:val="a"/>
    <w:autoRedefine/>
    <w:uiPriority w:val="39"/>
    <w:unhideWhenUsed/>
    <w:rsid w:val="006E491C"/>
    <w:pPr>
      <w:spacing w:after="100" w:line="259" w:lineRule="auto"/>
      <w:ind w:left="220"/>
    </w:pPr>
    <w:rPr>
      <w:rFonts w:asciiTheme="minorHAnsi" w:hAnsiTheme="minorHAnsi" w:cs="Times New Roman"/>
      <w:color w:val="auto"/>
    </w:rPr>
  </w:style>
  <w:style w:type="paragraph" w:styleId="10">
    <w:name w:val="toc 1"/>
    <w:basedOn w:val="a"/>
    <w:next w:val="a"/>
    <w:autoRedefine/>
    <w:uiPriority w:val="39"/>
    <w:unhideWhenUsed/>
    <w:rsid w:val="006E491C"/>
    <w:pPr>
      <w:spacing w:after="100" w:line="259" w:lineRule="auto"/>
    </w:pPr>
    <w:rPr>
      <w:rFonts w:asciiTheme="minorHAnsi" w:hAnsiTheme="minorHAnsi" w:cs="Times New Roman"/>
      <w:color w:val="auto"/>
    </w:rPr>
  </w:style>
  <w:style w:type="paragraph" w:styleId="30">
    <w:name w:val="toc 3"/>
    <w:basedOn w:val="a"/>
    <w:next w:val="a"/>
    <w:autoRedefine/>
    <w:uiPriority w:val="39"/>
    <w:unhideWhenUsed/>
    <w:rsid w:val="006E491C"/>
    <w:pPr>
      <w:spacing w:after="100" w:line="259" w:lineRule="auto"/>
      <w:ind w:left="440"/>
    </w:pPr>
    <w:rPr>
      <w:rFonts w:asciiTheme="minorHAnsi" w:hAnsiTheme="minorHAnsi" w:cs="Times New Roman"/>
      <w:color w:val="auto"/>
    </w:rPr>
  </w:style>
  <w:style w:type="character" w:styleId="afff8">
    <w:name w:val="Hyperlink"/>
    <w:basedOn w:val="a0"/>
    <w:uiPriority w:val="99"/>
    <w:unhideWhenUsed/>
    <w:rsid w:val="006E491C"/>
    <w:rPr>
      <w:color w:val="0563C1" w:themeColor="hyperlink"/>
      <w:u w:val="single"/>
    </w:rPr>
  </w:style>
  <w:style w:type="paragraph" w:styleId="afff9">
    <w:name w:val="Normal (Web)"/>
    <w:basedOn w:val="a"/>
    <w:uiPriority w:val="99"/>
    <w:semiHidden/>
    <w:unhideWhenUsed/>
    <w:rsid w:val="00B25CE4"/>
    <w:pPr>
      <w:spacing w:before="100" w:beforeAutospacing="1" w:after="100" w:afterAutospacing="1" w:line="240" w:lineRule="auto"/>
    </w:pPr>
    <w:rPr>
      <w:rFonts w:ascii="굴림" w:eastAsia="굴림" w:hAnsi="굴림" w:cs="굴림"/>
      <w:color w:val="auto"/>
      <w:sz w:val="24"/>
      <w:szCs w:val="24"/>
    </w:rPr>
  </w:style>
  <w:style w:type="paragraph" w:styleId="afffa">
    <w:name w:val="Balloon Text"/>
    <w:basedOn w:val="a"/>
    <w:link w:val="Char1"/>
    <w:uiPriority w:val="99"/>
    <w:semiHidden/>
    <w:unhideWhenUsed/>
    <w:rsid w:val="00B34A7B"/>
    <w:pPr>
      <w:spacing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fffa"/>
    <w:uiPriority w:val="99"/>
    <w:semiHidden/>
    <w:rsid w:val="00B34A7B"/>
    <w:rPr>
      <w:rFonts w:asciiTheme="majorHAnsi" w:eastAsiaTheme="majorEastAsia" w:hAnsiTheme="majorHAnsi" w:cstheme="majorBidi"/>
      <w:sz w:val="18"/>
      <w:szCs w:val="18"/>
    </w:rPr>
  </w:style>
  <w:style w:type="paragraph" w:styleId="afffb">
    <w:name w:val="List Paragraph"/>
    <w:basedOn w:val="a"/>
    <w:uiPriority w:val="34"/>
    <w:qFormat/>
    <w:rsid w:val="00597FF2"/>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301682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n.wikipedia.org/wiki/Internet_of_Thing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EC42A4-A7C0-4C54-986F-868F1834A8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46</Pages>
  <Words>8287</Words>
  <Characters>47242</Characters>
  <Application>Microsoft Office Word</Application>
  <DocSecurity>0</DocSecurity>
  <Lines>393</Lines>
  <Paragraphs>110</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55419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이장수/수석연구원/MC 연구소 D2실 9팀 2파트(jangsu.lee@lge.com)</dc:creator>
  <cp:lastModifiedBy>이장수/책임연구원/MC 연구소 D2실 9팀 2파트(jangsu.lee@lge.com)</cp:lastModifiedBy>
  <cp:revision>42</cp:revision>
  <dcterms:created xsi:type="dcterms:W3CDTF">2015-06-20T03:06:00Z</dcterms:created>
  <dcterms:modified xsi:type="dcterms:W3CDTF">2015-06-20T23:37:00Z</dcterms:modified>
</cp:coreProperties>
</file>